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46B8E" w14:textId="77777777" w:rsidR="00D72C69" w:rsidRPr="00D72C69" w:rsidRDefault="00D72C69" w:rsidP="00D72C69">
      <w:pPr>
        <w:pStyle w:val="Heading4"/>
        <w:jc w:val="center"/>
        <w:rPr>
          <w:i w:val="0"/>
          <w:iCs w:val="0"/>
          <w:sz w:val="40"/>
          <w:szCs w:val="40"/>
        </w:rPr>
      </w:pPr>
      <w:r w:rsidRPr="00D72C69">
        <w:rPr>
          <w:i w:val="0"/>
          <w:iCs w:val="0"/>
          <w:sz w:val="40"/>
          <w:szCs w:val="40"/>
        </w:rPr>
        <w:t>PYTHON INTERVIEW QUESTIONS</w:t>
      </w:r>
    </w:p>
    <w:p w14:paraId="4141D909" w14:textId="7C625F06" w:rsidR="007F3FB2" w:rsidRDefault="007F3FB2" w:rsidP="007F3FB2">
      <w:pPr>
        <w:pStyle w:val="Heading4"/>
        <w:rPr>
          <w:i w:val="0"/>
          <w:iCs w:val="0"/>
        </w:rPr>
      </w:pPr>
      <w:r w:rsidRPr="007F3FB2">
        <w:rPr>
          <w:i w:val="0"/>
          <w:iCs w:val="0"/>
        </w:rPr>
        <w:t>1.Who invented Python programming language?</w:t>
      </w:r>
    </w:p>
    <w:p w14:paraId="44C4C7D1" w14:textId="77777777" w:rsidR="00D3083D" w:rsidRDefault="00D92741" w:rsidP="00D3083D">
      <w:r w:rsidRPr="00D92741">
        <w:t xml:space="preserve">Python was invented by </w:t>
      </w:r>
      <w:r w:rsidRPr="00D92741">
        <w:rPr>
          <w:b/>
          <w:bCs/>
        </w:rPr>
        <w:t>Guido van Rossum</w:t>
      </w:r>
      <w:r w:rsidRPr="00D92741">
        <w:t xml:space="preserve"> in the </w:t>
      </w:r>
      <w:r w:rsidRPr="00D92741">
        <w:rPr>
          <w:b/>
          <w:bCs/>
        </w:rPr>
        <w:t>late 1980s</w:t>
      </w:r>
      <w:r w:rsidRPr="00D92741">
        <w:t xml:space="preserve">, and it was first released in </w:t>
      </w:r>
      <w:r w:rsidRPr="00D92741">
        <w:rPr>
          <w:b/>
          <w:bCs/>
        </w:rPr>
        <w:t>1991</w:t>
      </w:r>
      <w:r w:rsidRPr="00D92741">
        <w:t>.</w:t>
      </w:r>
    </w:p>
    <w:p w14:paraId="66481657" w14:textId="76E454D7" w:rsidR="00D3083D" w:rsidRDefault="00D3083D" w:rsidP="00D3083D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*</w:t>
      </w:r>
      <w:r w:rsidRPr="00D3083D">
        <w:rPr>
          <w:rFonts w:eastAsia="Times New Roman" w:cs="Times New Roman"/>
          <w:kern w:val="0"/>
          <w:lang w:eastAsia="en-IN"/>
          <w14:ligatures w14:val="none"/>
        </w:rPr>
        <w:t xml:space="preserve">He was working at </w:t>
      </w:r>
      <w:r w:rsidRPr="00D3083D">
        <w:rPr>
          <w:rFonts w:eastAsia="Times New Roman" w:cs="Times New Roman"/>
          <w:b/>
          <w:bCs/>
          <w:kern w:val="0"/>
          <w:lang w:eastAsia="en-IN"/>
          <w14:ligatures w14:val="none"/>
        </w:rPr>
        <w:t>CWI (Centrum Wiskunde &amp; Informatica) in the Netherlands</w:t>
      </w:r>
      <w:r w:rsidRPr="00D3083D">
        <w:rPr>
          <w:rFonts w:eastAsia="Times New Roman" w:cs="Times New Roman"/>
          <w:kern w:val="0"/>
          <w:lang w:eastAsia="en-IN"/>
          <w14:ligatures w14:val="none"/>
        </w:rPr>
        <w:t xml:space="preserve"> when he created Python</w:t>
      </w:r>
      <w:r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7760CBC5" w14:textId="373016F6" w:rsidR="00151A3B" w:rsidRDefault="00614D3C" w:rsidP="00151A3B">
      <w:pPr>
        <w:pStyle w:val="Heading4"/>
        <w:rPr>
          <w:rFonts w:eastAsia="Times New Roman"/>
          <w:i w:val="0"/>
          <w:iCs w:val="0"/>
          <w:lang w:eastAsia="en-IN"/>
        </w:rPr>
      </w:pPr>
      <w:r w:rsidRPr="00151A3B">
        <w:rPr>
          <w:rFonts w:eastAsia="Times New Roman" w:cs="Times New Roman"/>
          <w:i w:val="0"/>
          <w:iCs w:val="0"/>
          <w:lang w:eastAsia="en-IN"/>
        </w:rPr>
        <w:t>2.</w:t>
      </w:r>
      <w:r w:rsidR="00967C93" w:rsidRPr="00151A3B">
        <w:rPr>
          <w:rFonts w:eastAsia="Times New Roman"/>
          <w:i w:val="0"/>
          <w:iCs w:val="0"/>
          <w:lang w:eastAsia="en-IN"/>
        </w:rPr>
        <w:t>What is Python?</w:t>
      </w:r>
      <w:r w:rsidR="00151A3B" w:rsidRPr="00151A3B">
        <w:rPr>
          <w:rFonts w:eastAsia="Times New Roman"/>
          <w:i w:val="0"/>
          <w:iCs w:val="0"/>
          <w:lang w:eastAsia="en-IN"/>
        </w:rPr>
        <w:t xml:space="preserve">  Why is Python so popular?</w:t>
      </w:r>
    </w:p>
    <w:p w14:paraId="25CD8CF2" w14:textId="745973B2" w:rsidR="00967C93" w:rsidRDefault="00F070B5" w:rsidP="00967C93">
      <w:pPr>
        <w:rPr>
          <w:rFonts w:eastAsia="Times New Roman"/>
          <w:kern w:val="0"/>
          <w:lang w:eastAsia="en-IN"/>
          <w14:ligatures w14:val="none"/>
        </w:rPr>
      </w:pPr>
      <w:r w:rsidRPr="00F070B5">
        <w:rPr>
          <w:rFonts w:eastAsia="Times New Roman"/>
          <w:kern w:val="0"/>
          <w:lang w:eastAsia="en-IN"/>
          <w14:ligatures w14:val="none"/>
        </w:rPr>
        <w:t xml:space="preserve">Python is a </w:t>
      </w:r>
      <w:r w:rsidRPr="00F070B5">
        <w:rPr>
          <w:rFonts w:eastAsia="Times New Roman"/>
          <w:b/>
          <w:bCs/>
          <w:kern w:val="0"/>
          <w:lang w:eastAsia="en-IN"/>
          <w14:ligatures w14:val="none"/>
        </w:rPr>
        <w:t>high-level, interpreted programming language</w:t>
      </w:r>
      <w:r w:rsidRPr="00F070B5">
        <w:rPr>
          <w:rFonts w:eastAsia="Times New Roman"/>
          <w:kern w:val="0"/>
          <w:lang w:eastAsia="en-IN"/>
          <w14:ligatures w14:val="none"/>
        </w:rPr>
        <w:t xml:space="preserve"> with </w:t>
      </w:r>
      <w:r w:rsidRPr="00F070B5">
        <w:rPr>
          <w:rFonts w:eastAsia="Times New Roman"/>
          <w:b/>
          <w:bCs/>
          <w:kern w:val="0"/>
          <w:lang w:eastAsia="en-IN"/>
          <w14:ligatures w14:val="none"/>
        </w:rPr>
        <w:t>simple syntax and readability</w:t>
      </w:r>
      <w:r w:rsidRPr="00F070B5">
        <w:rPr>
          <w:rFonts w:eastAsia="Times New Roman"/>
          <w:kern w:val="0"/>
          <w:lang w:eastAsia="en-IN"/>
          <w14:ligatures w14:val="none"/>
        </w:rPr>
        <w:t xml:space="preserve">. It supports </w:t>
      </w:r>
      <w:r w:rsidRPr="00F070B5">
        <w:rPr>
          <w:rFonts w:eastAsia="Times New Roman"/>
          <w:b/>
          <w:bCs/>
          <w:kern w:val="0"/>
          <w:lang w:eastAsia="en-IN"/>
          <w14:ligatures w14:val="none"/>
        </w:rPr>
        <w:t>OOPs</w:t>
      </w:r>
      <w:r w:rsidRPr="00F070B5">
        <w:rPr>
          <w:rFonts w:eastAsia="Times New Roman"/>
          <w:kern w:val="0"/>
          <w:lang w:eastAsia="en-IN"/>
          <w14:ligatures w14:val="none"/>
        </w:rPr>
        <w:t xml:space="preserve"> and has </w:t>
      </w:r>
      <w:r w:rsidRPr="00F070B5">
        <w:rPr>
          <w:rFonts w:eastAsia="Times New Roman"/>
          <w:b/>
          <w:bCs/>
          <w:kern w:val="0"/>
          <w:lang w:eastAsia="en-IN"/>
          <w14:ligatures w14:val="none"/>
        </w:rPr>
        <w:t>vast libraries</w:t>
      </w:r>
      <w:r w:rsidRPr="00F070B5">
        <w:rPr>
          <w:rFonts w:eastAsia="Times New Roman"/>
          <w:kern w:val="0"/>
          <w:lang w:eastAsia="en-IN"/>
          <w14:ligatures w14:val="none"/>
        </w:rPr>
        <w:t xml:space="preserve">, making it popular for </w:t>
      </w:r>
      <w:r w:rsidRPr="00F070B5">
        <w:rPr>
          <w:rFonts w:eastAsia="Times New Roman"/>
          <w:b/>
          <w:bCs/>
          <w:kern w:val="0"/>
          <w:lang w:eastAsia="en-IN"/>
          <w14:ligatures w14:val="none"/>
        </w:rPr>
        <w:t>web development, data science, AI, ML, and automation</w:t>
      </w:r>
      <w:r w:rsidRPr="00F070B5">
        <w:rPr>
          <w:rFonts w:eastAsia="Times New Roman"/>
          <w:kern w:val="0"/>
          <w:lang w:eastAsia="en-IN"/>
          <w14:ligatures w14:val="none"/>
        </w:rPr>
        <w:t>.</w:t>
      </w:r>
    </w:p>
    <w:p w14:paraId="2C2AE762" w14:textId="259602D5" w:rsidR="00FF7757" w:rsidRPr="004D7567" w:rsidRDefault="00874C67" w:rsidP="004D7567">
      <w:pPr>
        <w:pStyle w:val="Heading4"/>
        <w:rPr>
          <w:rFonts w:eastAsia="Times New Roman"/>
          <w:i w:val="0"/>
          <w:iCs w:val="0"/>
          <w:lang w:eastAsia="en-IN"/>
        </w:rPr>
      </w:pPr>
      <w:r w:rsidRPr="004D7567">
        <w:rPr>
          <w:rFonts w:eastAsia="Times New Roman"/>
          <w:i w:val="0"/>
          <w:iCs w:val="0"/>
          <w:lang w:eastAsia="en-IN"/>
        </w:rPr>
        <w:t>3.What is a variable in Python ?</w:t>
      </w:r>
      <w:r w:rsidR="00D72C69">
        <w:rPr>
          <w:rFonts w:eastAsia="Times New Roman"/>
          <w:i w:val="0"/>
          <w:iCs w:val="0"/>
          <w:lang w:eastAsia="en-IN"/>
        </w:rPr>
        <w:t xml:space="preserve"> </w:t>
      </w:r>
      <w:r w:rsidRPr="004D7567">
        <w:rPr>
          <w:rFonts w:eastAsia="Times New Roman"/>
          <w:i w:val="0"/>
          <w:iCs w:val="0"/>
          <w:lang w:eastAsia="en-IN"/>
        </w:rPr>
        <w:t xml:space="preserve"> Why do we use variables ? </w:t>
      </w:r>
    </w:p>
    <w:p w14:paraId="76D49715" w14:textId="7E72EA3F" w:rsidR="002B6AA2" w:rsidRPr="00D60618" w:rsidRDefault="00861B08" w:rsidP="002B6AA2">
      <w:pPr>
        <w:rPr>
          <w:rFonts w:eastAsia="Times New Roman"/>
          <w:kern w:val="0"/>
          <w:lang w:eastAsia="en-IN"/>
          <w14:ligatures w14:val="none"/>
        </w:rPr>
      </w:pPr>
      <w:r w:rsidRPr="00D60618">
        <w:rPr>
          <w:rFonts w:eastAsia="Times New Roman"/>
          <w:kern w:val="0"/>
          <w:lang w:eastAsia="en-IN"/>
          <w14:ligatures w14:val="none"/>
        </w:rPr>
        <w:t xml:space="preserve">Variables are containers that store </w:t>
      </w:r>
      <w:r w:rsidR="002B6AA2" w:rsidRPr="00D60618">
        <w:rPr>
          <w:rFonts w:eastAsia="Times New Roman"/>
          <w:kern w:val="0"/>
          <w:lang w:eastAsia="en-IN"/>
          <w14:ligatures w14:val="none"/>
        </w:rPr>
        <w:t xml:space="preserve"> the data.</w:t>
      </w:r>
    </w:p>
    <w:p w14:paraId="7AFEF646" w14:textId="652D1BE5" w:rsidR="002B6AA2" w:rsidRPr="00D60618" w:rsidRDefault="002B6AA2" w:rsidP="002B6AA2">
      <w:pPr>
        <w:rPr>
          <w:rFonts w:eastAsia="Times New Roman"/>
          <w:kern w:val="0"/>
          <w:lang w:eastAsia="en-IN"/>
          <w14:ligatures w14:val="none"/>
        </w:rPr>
      </w:pPr>
      <w:r w:rsidRPr="00D60618">
        <w:rPr>
          <w:rFonts w:eastAsia="Times New Roman"/>
          <w:kern w:val="0"/>
          <w:lang w:eastAsia="en-IN"/>
          <w14:ligatures w14:val="none"/>
        </w:rPr>
        <w:t>*</w:t>
      </w:r>
      <w:r w:rsidR="00D60618" w:rsidRPr="00D60618">
        <w:rPr>
          <w:rFonts w:eastAsia="Times New Roman"/>
          <w:kern w:val="0"/>
          <w:lang w:eastAsia="en-IN"/>
          <w14:ligatures w14:val="none"/>
        </w:rPr>
        <w:t xml:space="preserve">To assign a value to a variable </w:t>
      </w:r>
    </w:p>
    <w:p w14:paraId="622A65B1" w14:textId="173B0FB4" w:rsidR="00D60618" w:rsidRDefault="00D60618" w:rsidP="002B6AA2">
      <w:pPr>
        <w:rPr>
          <w:rFonts w:eastAsia="Times New Roman"/>
          <w:kern w:val="0"/>
          <w:lang w:eastAsia="en-IN"/>
          <w14:ligatures w14:val="none"/>
        </w:rPr>
      </w:pPr>
      <w:r w:rsidRPr="00D60618">
        <w:rPr>
          <w:rFonts w:eastAsia="Times New Roman"/>
          <w:kern w:val="0"/>
          <w:lang w:eastAsia="en-IN"/>
          <w14:ligatures w14:val="none"/>
        </w:rPr>
        <w:t>*Ex</w:t>
      </w:r>
      <w:r w:rsidR="00F2016B">
        <w:rPr>
          <w:rFonts w:eastAsia="Times New Roman"/>
          <w:kern w:val="0"/>
          <w:lang w:eastAsia="en-IN"/>
          <w14:ligatures w14:val="none"/>
        </w:rPr>
        <w:t>ample</w:t>
      </w:r>
      <w:r w:rsidRPr="00D60618">
        <w:rPr>
          <w:rFonts w:eastAsia="Times New Roman"/>
          <w:kern w:val="0"/>
          <w:lang w:eastAsia="en-IN"/>
          <w14:ligatures w14:val="none"/>
        </w:rPr>
        <w:t>: x = 10</w:t>
      </w:r>
    </w:p>
    <w:p w14:paraId="17E99362" w14:textId="12E9D0A2" w:rsidR="00D92741" w:rsidRDefault="00D33007" w:rsidP="0059164F">
      <w:pPr>
        <w:pStyle w:val="Heading4"/>
        <w:rPr>
          <w:rFonts w:eastAsia="Times New Roman"/>
          <w:i w:val="0"/>
          <w:iCs w:val="0"/>
          <w:lang w:eastAsia="en-IN"/>
        </w:rPr>
      </w:pPr>
      <w:r w:rsidRPr="0059164F">
        <w:rPr>
          <w:rFonts w:eastAsia="Times New Roman"/>
          <w:i w:val="0"/>
          <w:iCs w:val="0"/>
          <w:lang w:eastAsia="en-IN"/>
        </w:rPr>
        <w:t>4.</w:t>
      </w:r>
      <w:r w:rsidR="0025667E" w:rsidRPr="0059164F">
        <w:rPr>
          <w:rFonts w:eastAsia="Times New Roman"/>
          <w:i w:val="0"/>
          <w:iCs w:val="0"/>
          <w:lang w:eastAsia="en-IN"/>
        </w:rPr>
        <w:t>What are operators in Python?</w:t>
      </w:r>
      <w:r w:rsidR="0059164F" w:rsidRPr="0059164F">
        <w:rPr>
          <w:rFonts w:ascii="Times New Roman" w:eastAsia="Times New Roman" w:cs="Times New Roman"/>
          <w:i w:val="0"/>
          <w:iCs w:val="0"/>
          <w:lang w:eastAsia="en-IN"/>
        </w:rPr>
        <w:t xml:space="preserve"> </w:t>
      </w:r>
      <w:r w:rsidR="0059164F" w:rsidRPr="0059164F">
        <w:rPr>
          <w:rFonts w:eastAsia="Times New Roman"/>
          <w:i w:val="0"/>
          <w:iCs w:val="0"/>
          <w:lang w:eastAsia="en-IN"/>
        </w:rPr>
        <w:t>Can you explain different types of operators in Python?</w:t>
      </w:r>
    </w:p>
    <w:p w14:paraId="126CB627" w14:textId="495B35F5" w:rsidR="00592535" w:rsidRPr="00592535" w:rsidRDefault="00592535" w:rsidP="00592535">
      <w:pPr>
        <w:rPr>
          <w:lang w:eastAsia="en-IN"/>
        </w:rPr>
      </w:pPr>
      <w:r w:rsidRPr="00592535">
        <w:rPr>
          <w:lang w:eastAsia="en-IN"/>
        </w:rPr>
        <w:t xml:space="preserve">Operators in Python are </w:t>
      </w:r>
      <w:r w:rsidRPr="00592535">
        <w:rPr>
          <w:b/>
          <w:bCs/>
          <w:lang w:eastAsia="en-IN"/>
        </w:rPr>
        <w:t>symbols used to perform operations on variables and values</w:t>
      </w:r>
      <w:r w:rsidRPr="00592535">
        <w:rPr>
          <w:lang w:eastAsia="en-IN"/>
        </w:rPr>
        <w:t>. Python has different types of operators like:</w:t>
      </w:r>
    </w:p>
    <w:p w14:paraId="6F94AFDC" w14:textId="77777777" w:rsidR="00592535" w:rsidRPr="00592535" w:rsidRDefault="00592535" w:rsidP="00592535">
      <w:pPr>
        <w:numPr>
          <w:ilvl w:val="0"/>
          <w:numId w:val="7"/>
        </w:numPr>
        <w:rPr>
          <w:lang w:eastAsia="en-IN"/>
        </w:rPr>
      </w:pPr>
      <w:r w:rsidRPr="00592535">
        <w:rPr>
          <w:b/>
          <w:bCs/>
          <w:lang w:eastAsia="en-IN"/>
        </w:rPr>
        <w:t>Arithmetic Operators</w:t>
      </w:r>
      <w:r w:rsidRPr="00592535">
        <w:rPr>
          <w:lang w:eastAsia="en-IN"/>
        </w:rPr>
        <w:t xml:space="preserve"> (+, -, *, /, %, //, **)</w:t>
      </w:r>
    </w:p>
    <w:p w14:paraId="362B85E1" w14:textId="67727ED7" w:rsidR="00592535" w:rsidRPr="00592535" w:rsidRDefault="00592535" w:rsidP="00592535">
      <w:pPr>
        <w:numPr>
          <w:ilvl w:val="0"/>
          <w:numId w:val="7"/>
        </w:numPr>
        <w:rPr>
          <w:lang w:eastAsia="en-IN"/>
        </w:rPr>
      </w:pPr>
      <w:r w:rsidRPr="00592535">
        <w:rPr>
          <w:b/>
          <w:bCs/>
          <w:lang w:eastAsia="en-IN"/>
        </w:rPr>
        <w:t>Comparison Operators</w:t>
      </w:r>
      <w:r w:rsidR="00B45AE9">
        <w:rPr>
          <w:b/>
          <w:bCs/>
          <w:lang w:eastAsia="en-IN"/>
        </w:rPr>
        <w:t xml:space="preserve"> (or)</w:t>
      </w:r>
      <w:r w:rsidRPr="00592535">
        <w:rPr>
          <w:lang w:eastAsia="en-IN"/>
        </w:rPr>
        <w:t xml:space="preserve"> </w:t>
      </w:r>
      <w:r w:rsidR="00B45AE9">
        <w:rPr>
          <w:lang w:eastAsia="en-IN"/>
        </w:rPr>
        <w:t xml:space="preserve"> </w:t>
      </w:r>
      <w:r w:rsidR="00B45AE9" w:rsidRPr="00B45AE9">
        <w:rPr>
          <w:b/>
          <w:bCs/>
          <w:lang w:eastAsia="en-IN"/>
        </w:rPr>
        <w:t>Relational Operators</w:t>
      </w:r>
      <w:r w:rsidR="00B45AE9">
        <w:rPr>
          <w:lang w:eastAsia="en-IN"/>
        </w:rPr>
        <w:t xml:space="preserve"> </w:t>
      </w:r>
      <w:r w:rsidRPr="00592535">
        <w:rPr>
          <w:lang w:eastAsia="en-IN"/>
        </w:rPr>
        <w:t>(==, !=, &gt;, &lt;, &gt;=, &lt;=)</w:t>
      </w:r>
    </w:p>
    <w:p w14:paraId="3EBBE56D" w14:textId="77777777" w:rsidR="00592535" w:rsidRPr="00592535" w:rsidRDefault="00592535" w:rsidP="00592535">
      <w:pPr>
        <w:numPr>
          <w:ilvl w:val="0"/>
          <w:numId w:val="7"/>
        </w:numPr>
        <w:rPr>
          <w:lang w:eastAsia="en-IN"/>
        </w:rPr>
      </w:pPr>
      <w:r w:rsidRPr="00592535">
        <w:rPr>
          <w:b/>
          <w:bCs/>
          <w:lang w:eastAsia="en-IN"/>
        </w:rPr>
        <w:t>Logical Operators</w:t>
      </w:r>
      <w:r w:rsidRPr="00592535">
        <w:rPr>
          <w:lang w:eastAsia="en-IN"/>
        </w:rPr>
        <w:t xml:space="preserve"> (and, or, not)</w:t>
      </w:r>
    </w:p>
    <w:p w14:paraId="495D5486" w14:textId="77777777" w:rsidR="00592535" w:rsidRPr="00592535" w:rsidRDefault="00592535" w:rsidP="00592535">
      <w:pPr>
        <w:numPr>
          <w:ilvl w:val="0"/>
          <w:numId w:val="7"/>
        </w:numPr>
        <w:rPr>
          <w:lang w:eastAsia="en-IN"/>
        </w:rPr>
      </w:pPr>
      <w:r w:rsidRPr="00592535">
        <w:rPr>
          <w:b/>
          <w:bCs/>
          <w:lang w:eastAsia="en-IN"/>
        </w:rPr>
        <w:t>Assignment Operators</w:t>
      </w:r>
      <w:r w:rsidRPr="00592535">
        <w:rPr>
          <w:lang w:eastAsia="en-IN"/>
        </w:rPr>
        <w:t xml:space="preserve"> (=, +=, -=, *=, etc.)</w:t>
      </w:r>
    </w:p>
    <w:p w14:paraId="1C806EED" w14:textId="77777777" w:rsidR="00592535" w:rsidRPr="00592535" w:rsidRDefault="00592535" w:rsidP="00592535">
      <w:pPr>
        <w:numPr>
          <w:ilvl w:val="0"/>
          <w:numId w:val="7"/>
        </w:numPr>
        <w:rPr>
          <w:lang w:eastAsia="en-IN"/>
        </w:rPr>
      </w:pPr>
      <w:r w:rsidRPr="00592535">
        <w:rPr>
          <w:b/>
          <w:bCs/>
          <w:lang w:eastAsia="en-IN"/>
        </w:rPr>
        <w:t>Bitwise Operators</w:t>
      </w:r>
      <w:r w:rsidRPr="00592535">
        <w:rPr>
          <w:lang w:eastAsia="en-IN"/>
        </w:rPr>
        <w:t xml:space="preserve"> (&amp;, |, ^, ~, &lt;&lt;, &gt;&gt;)</w:t>
      </w:r>
    </w:p>
    <w:p w14:paraId="062C3033" w14:textId="77777777" w:rsidR="00592535" w:rsidRPr="00592535" w:rsidRDefault="00592535" w:rsidP="00592535">
      <w:pPr>
        <w:numPr>
          <w:ilvl w:val="0"/>
          <w:numId w:val="7"/>
        </w:numPr>
        <w:rPr>
          <w:lang w:eastAsia="en-IN"/>
        </w:rPr>
      </w:pPr>
      <w:r w:rsidRPr="00592535">
        <w:rPr>
          <w:b/>
          <w:bCs/>
          <w:lang w:eastAsia="en-IN"/>
        </w:rPr>
        <w:t>Identity Operators</w:t>
      </w:r>
      <w:r w:rsidRPr="00592535">
        <w:rPr>
          <w:lang w:eastAsia="en-IN"/>
        </w:rPr>
        <w:t xml:space="preserve"> (is, is not)</w:t>
      </w:r>
    </w:p>
    <w:p w14:paraId="6841CD8C" w14:textId="72991D07" w:rsidR="00592535" w:rsidRDefault="00592535" w:rsidP="00592535">
      <w:pPr>
        <w:numPr>
          <w:ilvl w:val="0"/>
          <w:numId w:val="7"/>
        </w:numPr>
        <w:rPr>
          <w:lang w:eastAsia="en-IN"/>
        </w:rPr>
      </w:pPr>
      <w:r w:rsidRPr="00592535">
        <w:rPr>
          <w:b/>
          <w:bCs/>
          <w:lang w:eastAsia="en-IN"/>
        </w:rPr>
        <w:t>Membership Operators</w:t>
      </w:r>
      <w:r w:rsidRPr="00592535">
        <w:rPr>
          <w:lang w:eastAsia="en-IN"/>
        </w:rPr>
        <w:t xml:space="preserve"> (in, not in)</w:t>
      </w:r>
      <w:r w:rsidR="002E00FA">
        <w:rPr>
          <w:lang w:eastAsia="en-IN"/>
        </w:rPr>
        <w:t>.</w:t>
      </w:r>
    </w:p>
    <w:p w14:paraId="22C85D6A" w14:textId="3D1A7C95" w:rsidR="00AF67CB" w:rsidRPr="00611C43" w:rsidRDefault="002E00FA" w:rsidP="00611C43">
      <w:pPr>
        <w:pStyle w:val="Heading4"/>
        <w:rPr>
          <w:i w:val="0"/>
          <w:iCs w:val="0"/>
          <w:lang w:eastAsia="en-IN"/>
        </w:rPr>
      </w:pPr>
      <w:r w:rsidRPr="00611C43">
        <w:rPr>
          <w:i w:val="0"/>
          <w:iCs w:val="0"/>
          <w:lang w:eastAsia="en-IN"/>
        </w:rPr>
        <w:t>5.</w:t>
      </w:r>
      <w:r w:rsidR="00AF67CB" w:rsidRPr="00611C43">
        <w:rPr>
          <w:rFonts w:cstheme="minorBidi"/>
          <w:i w:val="0"/>
          <w:iCs w:val="0"/>
          <w:lang w:eastAsia="en-IN"/>
        </w:rPr>
        <w:t>What is a string in Python?</w:t>
      </w:r>
      <w:r w:rsidR="00AF67CB" w:rsidRPr="00611C43">
        <w:rPr>
          <w:i w:val="0"/>
          <w:iCs w:val="0"/>
          <w:lang w:eastAsia="en-IN"/>
        </w:rPr>
        <w:t xml:space="preserve"> How do you create a string?</w:t>
      </w:r>
    </w:p>
    <w:p w14:paraId="28B46FD1" w14:textId="57AA203A" w:rsidR="002E00FA" w:rsidRDefault="00085E74" w:rsidP="002E00FA">
      <w:pPr>
        <w:rPr>
          <w:lang w:eastAsia="en-IN"/>
        </w:rPr>
      </w:pPr>
      <w:r w:rsidRPr="00085E74">
        <w:rPr>
          <w:lang w:eastAsia="en-IN"/>
        </w:rPr>
        <w:t xml:space="preserve">A </w:t>
      </w:r>
      <w:r w:rsidRPr="00085E74">
        <w:rPr>
          <w:b/>
          <w:bCs/>
          <w:lang w:eastAsia="en-IN"/>
        </w:rPr>
        <w:t>string</w:t>
      </w:r>
      <w:r w:rsidRPr="00085E74">
        <w:rPr>
          <w:lang w:eastAsia="en-IN"/>
        </w:rPr>
        <w:t xml:space="preserve"> in Python is a </w:t>
      </w:r>
      <w:r w:rsidRPr="00085E74">
        <w:rPr>
          <w:b/>
          <w:bCs/>
          <w:lang w:eastAsia="en-IN"/>
        </w:rPr>
        <w:t>sequence of characters enclosed in quotes</w:t>
      </w:r>
      <w:r w:rsidRPr="00085E74">
        <w:rPr>
          <w:lang w:eastAsia="en-IN"/>
        </w:rPr>
        <w:t xml:space="preserve"> (single, double, or triple). Strings are </w:t>
      </w:r>
      <w:r w:rsidRPr="00085E74">
        <w:rPr>
          <w:b/>
          <w:bCs/>
          <w:lang w:eastAsia="en-IN"/>
        </w:rPr>
        <w:t>immutable</w:t>
      </w:r>
      <w:r w:rsidRPr="00085E74">
        <w:rPr>
          <w:lang w:eastAsia="en-IN"/>
        </w:rPr>
        <w:t>, meaning once created, they cannot be changed.</w:t>
      </w:r>
    </w:p>
    <w:p w14:paraId="1D45A8F7" w14:textId="54A1782A" w:rsidR="00085E74" w:rsidRDefault="00085E74" w:rsidP="002E00FA">
      <w:pPr>
        <w:rPr>
          <w:lang w:eastAsia="en-IN"/>
        </w:rPr>
      </w:pPr>
      <w:r>
        <w:rPr>
          <w:lang w:eastAsia="en-IN"/>
        </w:rPr>
        <w:t>Example: “Hello World”</w:t>
      </w:r>
    </w:p>
    <w:p w14:paraId="7BCAB841" w14:textId="1A59851D" w:rsidR="00450426" w:rsidRDefault="00450426" w:rsidP="0080232D">
      <w:pPr>
        <w:pStyle w:val="Heading3"/>
        <w:rPr>
          <w:sz w:val="24"/>
          <w:szCs w:val="24"/>
          <w:lang w:eastAsia="en-IN"/>
        </w:rPr>
      </w:pPr>
      <w:r w:rsidRPr="0036274C">
        <w:rPr>
          <w:sz w:val="24"/>
          <w:szCs w:val="24"/>
          <w:lang w:eastAsia="en-IN"/>
        </w:rPr>
        <w:lastRenderedPageBreak/>
        <w:t>6</w:t>
      </w:r>
      <w:r w:rsidR="009B4905" w:rsidRPr="0036274C">
        <w:rPr>
          <w:sz w:val="24"/>
          <w:szCs w:val="24"/>
          <w:lang w:eastAsia="en-IN"/>
        </w:rPr>
        <w:t>.What are built-in functions in Python?</w:t>
      </w:r>
      <w:r w:rsidR="0036274C" w:rsidRPr="0036274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36274C" w:rsidRPr="0036274C">
        <w:rPr>
          <w:sz w:val="24"/>
          <w:szCs w:val="24"/>
          <w:lang w:eastAsia="en-IN"/>
        </w:rPr>
        <w:t>Can you name some commonly used built-in functions?</w:t>
      </w:r>
    </w:p>
    <w:p w14:paraId="0CB22A47" w14:textId="77777777" w:rsidR="0080232D" w:rsidRPr="0080232D" w:rsidRDefault="0080232D" w:rsidP="0080232D">
      <w:pPr>
        <w:rPr>
          <w:lang w:eastAsia="en-IN"/>
        </w:rPr>
      </w:pPr>
      <w:r w:rsidRPr="0080232D">
        <w:rPr>
          <w:lang w:eastAsia="en-IN"/>
        </w:rPr>
        <w:t xml:space="preserve">Built-in functions in Python are </w:t>
      </w:r>
      <w:r w:rsidRPr="0080232D">
        <w:rPr>
          <w:b/>
          <w:bCs/>
          <w:lang w:eastAsia="en-IN"/>
        </w:rPr>
        <w:t>predefined functions that come with Python by default</w:t>
      </w:r>
      <w:r w:rsidRPr="0080232D">
        <w:rPr>
          <w:lang w:eastAsia="en-IN"/>
        </w:rPr>
        <w:t>. They make coding easier because we don’t need to define them ourselves. Examples include:</w:t>
      </w:r>
    </w:p>
    <w:p w14:paraId="2A0C9BD1" w14:textId="77777777" w:rsidR="0080232D" w:rsidRPr="0080232D" w:rsidRDefault="0080232D" w:rsidP="0080232D">
      <w:pPr>
        <w:numPr>
          <w:ilvl w:val="0"/>
          <w:numId w:val="8"/>
        </w:numPr>
        <w:rPr>
          <w:lang w:eastAsia="en-IN"/>
        </w:rPr>
      </w:pPr>
      <w:r w:rsidRPr="0080232D">
        <w:rPr>
          <w:b/>
          <w:bCs/>
          <w:lang w:eastAsia="en-IN"/>
        </w:rPr>
        <w:t>print()</w:t>
      </w:r>
      <w:r w:rsidRPr="0080232D">
        <w:rPr>
          <w:lang w:eastAsia="en-IN"/>
        </w:rPr>
        <w:t xml:space="preserve"> → displays output</w:t>
      </w:r>
    </w:p>
    <w:p w14:paraId="40C27957" w14:textId="77777777" w:rsidR="0080232D" w:rsidRPr="0080232D" w:rsidRDefault="0080232D" w:rsidP="0080232D">
      <w:pPr>
        <w:numPr>
          <w:ilvl w:val="0"/>
          <w:numId w:val="8"/>
        </w:numPr>
        <w:rPr>
          <w:lang w:eastAsia="en-IN"/>
        </w:rPr>
      </w:pPr>
      <w:r w:rsidRPr="0080232D">
        <w:rPr>
          <w:b/>
          <w:bCs/>
          <w:lang w:eastAsia="en-IN"/>
        </w:rPr>
        <w:t>len()</w:t>
      </w:r>
      <w:r w:rsidRPr="0080232D">
        <w:rPr>
          <w:lang w:eastAsia="en-IN"/>
        </w:rPr>
        <w:t xml:space="preserve"> → returns length of an object</w:t>
      </w:r>
    </w:p>
    <w:p w14:paraId="7FB5E554" w14:textId="77777777" w:rsidR="0080232D" w:rsidRPr="0080232D" w:rsidRDefault="0080232D" w:rsidP="0080232D">
      <w:pPr>
        <w:numPr>
          <w:ilvl w:val="0"/>
          <w:numId w:val="8"/>
        </w:numPr>
        <w:rPr>
          <w:lang w:eastAsia="en-IN"/>
        </w:rPr>
      </w:pPr>
      <w:r w:rsidRPr="0080232D">
        <w:rPr>
          <w:b/>
          <w:bCs/>
          <w:lang w:eastAsia="en-IN"/>
        </w:rPr>
        <w:t>type()</w:t>
      </w:r>
      <w:r w:rsidRPr="0080232D">
        <w:rPr>
          <w:lang w:eastAsia="en-IN"/>
        </w:rPr>
        <w:t xml:space="preserve"> → returns type of variable</w:t>
      </w:r>
    </w:p>
    <w:p w14:paraId="002BC8D9" w14:textId="77777777" w:rsidR="0080232D" w:rsidRPr="0080232D" w:rsidRDefault="0080232D" w:rsidP="0080232D">
      <w:pPr>
        <w:numPr>
          <w:ilvl w:val="0"/>
          <w:numId w:val="8"/>
        </w:numPr>
        <w:rPr>
          <w:lang w:eastAsia="en-IN"/>
        </w:rPr>
      </w:pPr>
      <w:r w:rsidRPr="0080232D">
        <w:rPr>
          <w:b/>
          <w:bCs/>
          <w:lang w:eastAsia="en-IN"/>
        </w:rPr>
        <w:t>sum()</w:t>
      </w:r>
      <w:r w:rsidRPr="0080232D">
        <w:rPr>
          <w:lang w:eastAsia="en-IN"/>
        </w:rPr>
        <w:t xml:space="preserve"> → adds values in an iterable</w:t>
      </w:r>
    </w:p>
    <w:p w14:paraId="2AC4CDBA" w14:textId="77777777" w:rsidR="0080232D" w:rsidRPr="0080232D" w:rsidRDefault="0080232D" w:rsidP="0080232D">
      <w:pPr>
        <w:numPr>
          <w:ilvl w:val="0"/>
          <w:numId w:val="8"/>
        </w:numPr>
        <w:rPr>
          <w:lang w:eastAsia="en-IN"/>
        </w:rPr>
      </w:pPr>
      <w:r w:rsidRPr="0080232D">
        <w:rPr>
          <w:b/>
          <w:bCs/>
          <w:lang w:eastAsia="en-IN"/>
        </w:rPr>
        <w:t>min() / max()</w:t>
      </w:r>
      <w:r w:rsidRPr="0080232D">
        <w:rPr>
          <w:lang w:eastAsia="en-IN"/>
        </w:rPr>
        <w:t xml:space="preserve"> → smallest and largest values</w:t>
      </w:r>
    </w:p>
    <w:p w14:paraId="5B152872" w14:textId="77777777" w:rsidR="0080232D" w:rsidRPr="0080232D" w:rsidRDefault="0080232D" w:rsidP="0080232D">
      <w:pPr>
        <w:numPr>
          <w:ilvl w:val="0"/>
          <w:numId w:val="8"/>
        </w:numPr>
        <w:rPr>
          <w:lang w:eastAsia="en-IN"/>
        </w:rPr>
      </w:pPr>
      <w:r w:rsidRPr="0080232D">
        <w:rPr>
          <w:b/>
          <w:bCs/>
          <w:lang w:eastAsia="en-IN"/>
        </w:rPr>
        <w:t>input()</w:t>
      </w:r>
      <w:r w:rsidRPr="0080232D">
        <w:rPr>
          <w:lang w:eastAsia="en-IN"/>
        </w:rPr>
        <w:t xml:space="preserve"> → takes user input</w:t>
      </w:r>
    </w:p>
    <w:p w14:paraId="55BD7767" w14:textId="77777777" w:rsidR="0080232D" w:rsidRPr="0080232D" w:rsidRDefault="0080232D" w:rsidP="0080232D">
      <w:pPr>
        <w:numPr>
          <w:ilvl w:val="0"/>
          <w:numId w:val="8"/>
        </w:numPr>
        <w:rPr>
          <w:lang w:eastAsia="en-IN"/>
        </w:rPr>
      </w:pPr>
      <w:r w:rsidRPr="0080232D">
        <w:rPr>
          <w:b/>
          <w:bCs/>
          <w:lang w:eastAsia="en-IN"/>
        </w:rPr>
        <w:t>range()</w:t>
      </w:r>
      <w:r w:rsidRPr="0080232D">
        <w:rPr>
          <w:lang w:eastAsia="en-IN"/>
        </w:rPr>
        <w:t xml:space="preserve"> → generates sequence of numbers</w:t>
      </w:r>
    </w:p>
    <w:p w14:paraId="609A8A06" w14:textId="2C41A101" w:rsidR="0080232D" w:rsidRDefault="0080232D" w:rsidP="0080232D">
      <w:pPr>
        <w:numPr>
          <w:ilvl w:val="0"/>
          <w:numId w:val="8"/>
        </w:numPr>
        <w:rPr>
          <w:lang w:eastAsia="en-IN"/>
        </w:rPr>
      </w:pPr>
      <w:r w:rsidRPr="0080232D">
        <w:rPr>
          <w:b/>
          <w:bCs/>
          <w:lang w:eastAsia="en-IN"/>
        </w:rPr>
        <w:t>sorted()</w:t>
      </w:r>
      <w:r w:rsidRPr="0080232D">
        <w:rPr>
          <w:lang w:eastAsia="en-IN"/>
        </w:rPr>
        <w:t xml:space="preserve"> → sorts items</w:t>
      </w:r>
      <w:r>
        <w:rPr>
          <w:lang w:eastAsia="en-IN"/>
        </w:rPr>
        <w:t>.</w:t>
      </w:r>
    </w:p>
    <w:p w14:paraId="12CC01AA" w14:textId="3CFAB960" w:rsidR="00B80097" w:rsidRDefault="00C46B96" w:rsidP="00C46B96">
      <w:pPr>
        <w:pStyle w:val="Heading5"/>
        <w:rPr>
          <w:lang w:eastAsia="en-IN"/>
        </w:rPr>
      </w:pPr>
      <w:r>
        <w:rPr>
          <w:lang w:eastAsia="en-IN"/>
        </w:rPr>
        <w:t>7.</w:t>
      </w:r>
      <w:r w:rsidR="0098343E" w:rsidRPr="00C46B96">
        <w:rPr>
          <w:lang w:eastAsia="en-IN"/>
        </w:rPr>
        <w:t>What is slicing in Python?</w:t>
      </w:r>
      <w:r w:rsidRPr="00C46B96">
        <w:rPr>
          <w:lang w:eastAsia="en-IN"/>
        </w:rPr>
        <w:t xml:space="preserve"> </w:t>
      </w:r>
      <w:r>
        <w:rPr>
          <w:lang w:eastAsia="en-IN"/>
        </w:rPr>
        <w:t xml:space="preserve"> </w:t>
      </w:r>
      <w:r w:rsidRPr="00C46B96">
        <w:rPr>
          <w:lang w:eastAsia="en-IN"/>
        </w:rPr>
        <w:t>What is the syntax of slicing?</w:t>
      </w:r>
    </w:p>
    <w:p w14:paraId="7EA50AD5" w14:textId="04183BF9" w:rsidR="00C46B96" w:rsidRDefault="002C563E" w:rsidP="00C46B96">
      <w:pPr>
        <w:rPr>
          <w:lang w:eastAsia="en-IN"/>
        </w:rPr>
      </w:pPr>
      <w:r>
        <w:rPr>
          <w:lang w:eastAsia="en-IN"/>
        </w:rPr>
        <w:t>S</w:t>
      </w:r>
      <w:r w:rsidRPr="002C563E">
        <w:rPr>
          <w:lang w:eastAsia="en-IN"/>
        </w:rPr>
        <w:t xml:space="preserve">licing in Python is a way to </w:t>
      </w:r>
      <w:r w:rsidRPr="002C563E">
        <w:rPr>
          <w:b/>
          <w:bCs/>
          <w:lang w:eastAsia="en-IN"/>
        </w:rPr>
        <w:t>extract a part of a string, list, or tuple</w:t>
      </w:r>
      <w:r w:rsidRPr="002C563E">
        <w:rPr>
          <w:lang w:eastAsia="en-IN"/>
        </w:rPr>
        <w:t xml:space="preserve"> using the </w:t>
      </w:r>
      <w:proofErr w:type="gramStart"/>
      <w:r w:rsidRPr="002C563E">
        <w:rPr>
          <w:b/>
          <w:bCs/>
          <w:lang w:eastAsia="en-IN"/>
        </w:rPr>
        <w:t>start:stop</w:t>
      </w:r>
      <w:proofErr w:type="gramEnd"/>
      <w:r w:rsidRPr="002C563E">
        <w:rPr>
          <w:b/>
          <w:bCs/>
          <w:lang w:eastAsia="en-IN"/>
        </w:rPr>
        <w:t>:step</w:t>
      </w:r>
      <w:r w:rsidRPr="002C563E">
        <w:rPr>
          <w:lang w:eastAsia="en-IN"/>
        </w:rPr>
        <w:t xml:space="preserve"> notation. It allows you to access a </w:t>
      </w:r>
      <w:r w:rsidRPr="002C563E">
        <w:rPr>
          <w:b/>
          <w:bCs/>
          <w:lang w:eastAsia="en-IN"/>
        </w:rPr>
        <w:t>subset of elements</w:t>
      </w:r>
      <w:r w:rsidRPr="002C563E">
        <w:rPr>
          <w:lang w:eastAsia="en-IN"/>
        </w:rPr>
        <w:t xml:space="preserve"> without modifying the original object.</w:t>
      </w:r>
    </w:p>
    <w:p w14:paraId="08E186CF" w14:textId="51E127BA" w:rsidR="002C563E" w:rsidRDefault="002C563E" w:rsidP="00C46B96">
      <w:pPr>
        <w:rPr>
          <w:lang w:eastAsia="en-IN"/>
        </w:rPr>
      </w:pPr>
      <w:r>
        <w:rPr>
          <w:lang w:eastAsia="en-IN"/>
        </w:rPr>
        <w:t>Syntax</w:t>
      </w:r>
      <w:r w:rsidR="00D939B6">
        <w:rPr>
          <w:lang w:eastAsia="en-IN"/>
        </w:rPr>
        <w:t xml:space="preserve">: </w:t>
      </w:r>
      <w:r w:rsidRPr="002C563E">
        <w:rPr>
          <w:lang w:eastAsia="en-IN"/>
        </w:rPr>
        <w:t>sequence[start:</w:t>
      </w:r>
      <w:proofErr w:type="gramStart"/>
      <w:r w:rsidRPr="002C563E">
        <w:rPr>
          <w:lang w:eastAsia="en-IN"/>
        </w:rPr>
        <w:t>stop:</w:t>
      </w:r>
      <w:proofErr w:type="gramEnd"/>
      <w:r w:rsidRPr="002C563E">
        <w:rPr>
          <w:lang w:eastAsia="en-IN"/>
        </w:rPr>
        <w:t>step]</w:t>
      </w:r>
      <w:r w:rsidR="00D939B6">
        <w:rPr>
          <w:lang w:eastAsia="en-IN"/>
        </w:rPr>
        <w:t>.</w:t>
      </w:r>
    </w:p>
    <w:p w14:paraId="4A14A027" w14:textId="77777777" w:rsidR="0033413E" w:rsidRDefault="000F2711" w:rsidP="0033413E">
      <w:pPr>
        <w:pStyle w:val="Heading5"/>
        <w:rPr>
          <w:lang w:eastAsia="en-IN"/>
        </w:rPr>
      </w:pPr>
      <w:r>
        <w:rPr>
          <w:lang w:eastAsia="en-IN"/>
        </w:rPr>
        <w:t>8.</w:t>
      </w:r>
      <w:r w:rsidR="00D346ED" w:rsidRPr="00D346ED">
        <w:rPr>
          <w:lang w:eastAsia="en-IN"/>
        </w:rPr>
        <w:t>What are data structures in Python?</w:t>
      </w:r>
    </w:p>
    <w:p w14:paraId="0469B85E" w14:textId="77777777" w:rsidR="001E10FD" w:rsidRDefault="0033413E" w:rsidP="001E10FD">
      <w:pPr>
        <w:pStyle w:val="Heading5"/>
        <w:rPr>
          <w:color w:val="0D0D0D" w:themeColor="text1" w:themeTint="F2"/>
          <w:lang w:eastAsia="en-IN"/>
        </w:rPr>
      </w:pPr>
      <w:r w:rsidRPr="0033413E">
        <w:rPr>
          <w:b/>
          <w:bCs/>
          <w:color w:val="0D0D0D" w:themeColor="text1" w:themeTint="F2"/>
          <w:lang w:eastAsia="en-IN"/>
        </w:rPr>
        <w:t>Data structures</w:t>
      </w:r>
      <w:r w:rsidRPr="0033413E">
        <w:rPr>
          <w:color w:val="0D0D0D" w:themeColor="text1" w:themeTint="F2"/>
          <w:lang w:eastAsia="en-IN"/>
        </w:rPr>
        <w:t xml:space="preserve"> are </w:t>
      </w:r>
      <w:r w:rsidRPr="0033413E">
        <w:rPr>
          <w:b/>
          <w:bCs/>
          <w:color w:val="0D0D0D" w:themeColor="text1" w:themeTint="F2"/>
          <w:lang w:eastAsia="en-IN"/>
        </w:rPr>
        <w:t>ways to store and organize data</w:t>
      </w:r>
      <w:r w:rsidRPr="0033413E">
        <w:rPr>
          <w:color w:val="0D0D0D" w:themeColor="text1" w:themeTint="F2"/>
          <w:lang w:eastAsia="en-IN"/>
        </w:rPr>
        <w:t xml:space="preserve"> so it can be accessed and modified efficiently.</w:t>
      </w:r>
    </w:p>
    <w:p w14:paraId="3045E66D" w14:textId="38057A84" w:rsidR="00121F74" w:rsidRDefault="001E10FD" w:rsidP="001E10FD">
      <w:pPr>
        <w:pStyle w:val="Heading5"/>
        <w:rPr>
          <w:lang w:eastAsia="en-IN"/>
        </w:rPr>
      </w:pPr>
      <w:r>
        <w:rPr>
          <w:color w:val="0D0D0D" w:themeColor="text1" w:themeTint="F2"/>
          <w:lang w:eastAsia="en-IN"/>
        </w:rPr>
        <w:t>9.</w:t>
      </w:r>
      <w:r w:rsidR="00E660E7" w:rsidRPr="00E660E7">
        <w:rPr>
          <w:lang w:eastAsia="en-IN"/>
        </w:rPr>
        <w:t>What is a list in Python?</w:t>
      </w:r>
    </w:p>
    <w:p w14:paraId="599877F2" w14:textId="16AD2AA7" w:rsidR="001E10FD" w:rsidRDefault="005F4E3B" w:rsidP="001E10FD">
      <w:pPr>
        <w:rPr>
          <w:lang w:eastAsia="en-IN"/>
        </w:rPr>
      </w:pPr>
      <w:r w:rsidRPr="005F4E3B">
        <w:rPr>
          <w:lang w:eastAsia="en-IN"/>
        </w:rPr>
        <w:t xml:space="preserve">A </w:t>
      </w:r>
      <w:r w:rsidRPr="005F4E3B">
        <w:rPr>
          <w:b/>
          <w:bCs/>
          <w:lang w:eastAsia="en-IN"/>
        </w:rPr>
        <w:t>list</w:t>
      </w:r>
      <w:r w:rsidRPr="005F4E3B">
        <w:rPr>
          <w:lang w:eastAsia="en-IN"/>
        </w:rPr>
        <w:t xml:space="preserve"> in Python is an </w:t>
      </w:r>
      <w:r w:rsidRPr="005F4E3B">
        <w:rPr>
          <w:b/>
          <w:bCs/>
          <w:lang w:eastAsia="en-IN"/>
        </w:rPr>
        <w:t>ordered collection of items</w:t>
      </w:r>
      <w:r w:rsidRPr="005F4E3B">
        <w:rPr>
          <w:lang w:eastAsia="en-IN"/>
        </w:rPr>
        <w:t xml:space="preserve"> that is </w:t>
      </w:r>
      <w:r w:rsidRPr="005F4E3B">
        <w:rPr>
          <w:b/>
          <w:bCs/>
          <w:lang w:eastAsia="en-IN"/>
        </w:rPr>
        <w:t>mutable</w:t>
      </w:r>
      <w:r w:rsidRPr="005F4E3B">
        <w:rPr>
          <w:lang w:eastAsia="en-IN"/>
        </w:rPr>
        <w:t xml:space="preserve">, meaning we can change, add, or remove elements. Lists can store items of </w:t>
      </w:r>
      <w:r w:rsidRPr="005F4E3B">
        <w:rPr>
          <w:b/>
          <w:bCs/>
          <w:lang w:eastAsia="en-IN"/>
        </w:rPr>
        <w:t>different data types</w:t>
      </w:r>
      <w:r w:rsidRPr="005F4E3B">
        <w:rPr>
          <w:lang w:eastAsia="en-IN"/>
        </w:rPr>
        <w:t xml:space="preserve"> and allow </w:t>
      </w:r>
      <w:r w:rsidRPr="005F4E3B">
        <w:rPr>
          <w:b/>
          <w:bCs/>
          <w:lang w:eastAsia="en-IN"/>
        </w:rPr>
        <w:t>duplicates</w:t>
      </w:r>
      <w:r w:rsidR="009927EF">
        <w:rPr>
          <w:lang w:eastAsia="en-IN"/>
        </w:rPr>
        <w:t>.</w:t>
      </w:r>
    </w:p>
    <w:p w14:paraId="0DA885A0" w14:textId="1942ACEA" w:rsidR="009927EF" w:rsidRDefault="009927EF" w:rsidP="00D86D82">
      <w:pPr>
        <w:pStyle w:val="Heading5"/>
        <w:rPr>
          <w:lang w:eastAsia="en-IN"/>
        </w:rPr>
      </w:pPr>
      <w:r>
        <w:rPr>
          <w:lang w:eastAsia="en-IN"/>
        </w:rPr>
        <w:t>10</w:t>
      </w:r>
      <w:r w:rsidR="00D86D82">
        <w:rPr>
          <w:lang w:eastAsia="en-IN"/>
        </w:rPr>
        <w:t xml:space="preserve">. </w:t>
      </w:r>
      <w:r w:rsidR="00D86D82" w:rsidRPr="00D86D82">
        <w:rPr>
          <w:lang w:eastAsia="en-IN"/>
        </w:rPr>
        <w:t>What is a tuple in Python?</w:t>
      </w:r>
    </w:p>
    <w:p w14:paraId="768D33B4" w14:textId="447030C6" w:rsidR="00D86D82" w:rsidRPr="00D86D82" w:rsidRDefault="00DA4621" w:rsidP="00D86D82">
      <w:pPr>
        <w:rPr>
          <w:lang w:eastAsia="en-IN"/>
        </w:rPr>
      </w:pPr>
      <w:r w:rsidRPr="00DA4621">
        <w:rPr>
          <w:lang w:eastAsia="en-IN"/>
        </w:rPr>
        <w:t xml:space="preserve">A </w:t>
      </w:r>
      <w:r w:rsidRPr="00DA4621">
        <w:rPr>
          <w:b/>
          <w:bCs/>
          <w:lang w:eastAsia="en-IN"/>
        </w:rPr>
        <w:t>tuple</w:t>
      </w:r>
      <w:r w:rsidRPr="00DA4621">
        <w:rPr>
          <w:lang w:eastAsia="en-IN"/>
        </w:rPr>
        <w:t xml:space="preserve"> in Python is an </w:t>
      </w:r>
      <w:r w:rsidRPr="00DA4621">
        <w:rPr>
          <w:b/>
          <w:bCs/>
          <w:lang w:eastAsia="en-IN"/>
        </w:rPr>
        <w:t>ordered collection of items</w:t>
      </w:r>
      <w:r w:rsidRPr="00DA4621">
        <w:rPr>
          <w:lang w:eastAsia="en-IN"/>
        </w:rPr>
        <w:t xml:space="preserve"> that is </w:t>
      </w:r>
      <w:r w:rsidRPr="00DA4621">
        <w:rPr>
          <w:b/>
          <w:bCs/>
          <w:lang w:eastAsia="en-IN"/>
        </w:rPr>
        <w:t>immutable</w:t>
      </w:r>
      <w:r w:rsidRPr="00DA4621">
        <w:rPr>
          <w:lang w:eastAsia="en-IN"/>
        </w:rPr>
        <w:t xml:space="preserve">, meaning once created, its elements cannot be changed. Tuples can store </w:t>
      </w:r>
      <w:r w:rsidRPr="00DA4621">
        <w:rPr>
          <w:b/>
          <w:bCs/>
          <w:lang w:eastAsia="en-IN"/>
        </w:rPr>
        <w:t>different data types</w:t>
      </w:r>
      <w:r w:rsidRPr="00DA4621">
        <w:rPr>
          <w:lang w:eastAsia="en-IN"/>
        </w:rPr>
        <w:t xml:space="preserve"> and allow </w:t>
      </w:r>
      <w:r w:rsidRPr="00DA4621">
        <w:rPr>
          <w:b/>
          <w:bCs/>
          <w:lang w:eastAsia="en-IN"/>
        </w:rPr>
        <w:t>duplicates</w:t>
      </w:r>
      <w:r w:rsidRPr="00DA4621">
        <w:rPr>
          <w:lang w:eastAsia="en-IN"/>
        </w:rPr>
        <w:t>.</w:t>
      </w:r>
    </w:p>
    <w:p w14:paraId="31A6835A" w14:textId="77777777" w:rsidR="007C0C8C" w:rsidRDefault="00E279E0" w:rsidP="007C0C8C">
      <w:pPr>
        <w:pStyle w:val="Heading5"/>
        <w:rPr>
          <w:lang w:eastAsia="en-IN"/>
        </w:rPr>
      </w:pPr>
      <w:r>
        <w:rPr>
          <w:lang w:eastAsia="en-IN"/>
        </w:rPr>
        <w:t>11.</w:t>
      </w:r>
      <w:r w:rsidR="007C0C8C" w:rsidRPr="007C0C8C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7C0C8C" w:rsidRPr="007C0C8C">
        <w:rPr>
          <w:lang w:eastAsia="en-IN"/>
        </w:rPr>
        <w:t>What is a set in Python?</w:t>
      </w:r>
    </w:p>
    <w:p w14:paraId="75D20D22" w14:textId="69B400B5" w:rsidR="007C0C8C" w:rsidRDefault="00272004" w:rsidP="007C0C8C">
      <w:pPr>
        <w:rPr>
          <w:lang w:eastAsia="en-IN"/>
        </w:rPr>
      </w:pPr>
      <w:r w:rsidRPr="00272004">
        <w:rPr>
          <w:lang w:eastAsia="en-IN"/>
        </w:rPr>
        <w:t xml:space="preserve">A </w:t>
      </w:r>
      <w:r w:rsidRPr="00272004">
        <w:rPr>
          <w:b/>
          <w:bCs/>
          <w:lang w:eastAsia="en-IN"/>
        </w:rPr>
        <w:t>set</w:t>
      </w:r>
      <w:r w:rsidRPr="00272004">
        <w:rPr>
          <w:lang w:eastAsia="en-IN"/>
        </w:rPr>
        <w:t xml:space="preserve"> in Python is an </w:t>
      </w:r>
      <w:r w:rsidRPr="00272004">
        <w:rPr>
          <w:b/>
          <w:bCs/>
          <w:lang w:eastAsia="en-IN"/>
        </w:rPr>
        <w:t>unordered collection of unique items</w:t>
      </w:r>
      <w:r w:rsidRPr="00272004">
        <w:rPr>
          <w:lang w:eastAsia="en-IN"/>
        </w:rPr>
        <w:t xml:space="preserve">. Sets are </w:t>
      </w:r>
      <w:r w:rsidRPr="00272004">
        <w:rPr>
          <w:b/>
          <w:bCs/>
          <w:lang w:eastAsia="en-IN"/>
        </w:rPr>
        <w:t>mutable</w:t>
      </w:r>
      <w:r w:rsidRPr="00272004">
        <w:rPr>
          <w:lang w:eastAsia="en-IN"/>
        </w:rPr>
        <w:t xml:space="preserve">, meaning you can add or remove elements, but they </w:t>
      </w:r>
      <w:r w:rsidRPr="00272004">
        <w:rPr>
          <w:b/>
          <w:bCs/>
          <w:lang w:eastAsia="en-IN"/>
        </w:rPr>
        <w:t>do not allow duplicates</w:t>
      </w:r>
      <w:r w:rsidRPr="00272004">
        <w:rPr>
          <w:lang w:eastAsia="en-IN"/>
        </w:rPr>
        <w:t>.</w:t>
      </w:r>
    </w:p>
    <w:p w14:paraId="70DCE9F1" w14:textId="1E666D3C" w:rsidR="00162AA2" w:rsidRDefault="00162AA2" w:rsidP="00B36FA8">
      <w:pPr>
        <w:pStyle w:val="Heading5"/>
        <w:rPr>
          <w:lang w:eastAsia="en-IN"/>
        </w:rPr>
      </w:pPr>
      <w:r>
        <w:rPr>
          <w:lang w:eastAsia="en-IN"/>
        </w:rPr>
        <w:lastRenderedPageBreak/>
        <w:t>12.</w:t>
      </w:r>
      <w:r w:rsidR="00B36FA8" w:rsidRPr="00B36FA8">
        <w:rPr>
          <w:lang w:eastAsia="en-IN"/>
        </w:rPr>
        <w:t>What is a dictionary in Python?</w:t>
      </w:r>
    </w:p>
    <w:p w14:paraId="7EC37BD1" w14:textId="3660FDC7" w:rsidR="00B36FA8" w:rsidRDefault="00151EB9" w:rsidP="00B36FA8">
      <w:pPr>
        <w:rPr>
          <w:lang w:eastAsia="en-IN"/>
        </w:rPr>
      </w:pPr>
      <w:r w:rsidRPr="00151EB9">
        <w:rPr>
          <w:lang w:eastAsia="en-IN"/>
        </w:rPr>
        <w:t xml:space="preserve">A </w:t>
      </w:r>
      <w:r w:rsidRPr="00151EB9">
        <w:rPr>
          <w:b/>
          <w:bCs/>
          <w:lang w:eastAsia="en-IN"/>
        </w:rPr>
        <w:t>dictionary</w:t>
      </w:r>
      <w:r w:rsidRPr="00151EB9">
        <w:rPr>
          <w:lang w:eastAsia="en-IN"/>
        </w:rPr>
        <w:t xml:space="preserve"> in Python is an </w:t>
      </w:r>
      <w:r w:rsidRPr="00151EB9">
        <w:rPr>
          <w:b/>
          <w:bCs/>
          <w:lang w:eastAsia="en-IN"/>
        </w:rPr>
        <w:t>unordered collection of key-value pairs</w:t>
      </w:r>
      <w:r w:rsidRPr="00151EB9">
        <w:rPr>
          <w:lang w:eastAsia="en-IN"/>
        </w:rPr>
        <w:t xml:space="preserve">. Each key must be </w:t>
      </w:r>
      <w:r w:rsidRPr="00151EB9">
        <w:rPr>
          <w:b/>
          <w:bCs/>
          <w:lang w:eastAsia="en-IN"/>
        </w:rPr>
        <w:t>unique</w:t>
      </w:r>
      <w:r w:rsidRPr="00151EB9">
        <w:rPr>
          <w:lang w:eastAsia="en-IN"/>
        </w:rPr>
        <w:t xml:space="preserve"> and </w:t>
      </w:r>
      <w:r w:rsidRPr="00151EB9">
        <w:rPr>
          <w:b/>
          <w:bCs/>
          <w:lang w:eastAsia="en-IN"/>
        </w:rPr>
        <w:t>immutable</w:t>
      </w:r>
      <w:r w:rsidRPr="00151EB9">
        <w:rPr>
          <w:lang w:eastAsia="en-IN"/>
        </w:rPr>
        <w:t xml:space="preserve">, while values can be of any type. Dictionaries are </w:t>
      </w:r>
      <w:r w:rsidRPr="00151EB9">
        <w:rPr>
          <w:b/>
          <w:bCs/>
          <w:lang w:eastAsia="en-IN"/>
        </w:rPr>
        <w:t>mutable</w:t>
      </w:r>
      <w:r w:rsidRPr="00151EB9">
        <w:rPr>
          <w:lang w:eastAsia="en-IN"/>
        </w:rPr>
        <w:t>, allowing us to add, modify, or remove items.</w:t>
      </w:r>
    </w:p>
    <w:p w14:paraId="6FF7BA6E" w14:textId="7738A207" w:rsidR="00CB68C1" w:rsidRDefault="00CB68C1" w:rsidP="00E761F6">
      <w:pPr>
        <w:pStyle w:val="Heading3"/>
        <w:rPr>
          <w:lang w:eastAsia="en-IN"/>
        </w:rPr>
      </w:pPr>
      <w:r>
        <w:rPr>
          <w:lang w:eastAsia="en-IN"/>
        </w:rPr>
        <w:t>Short f</w:t>
      </w:r>
      <w:r w:rsidR="00E761F6">
        <w:rPr>
          <w:lang w:eastAsia="en-IN"/>
        </w:rPr>
        <w:t>orm: 4 Data structures.</w:t>
      </w:r>
    </w:p>
    <w:p w14:paraId="17479D17" w14:textId="3944F714" w:rsidR="008D3024" w:rsidRPr="008D3024" w:rsidRDefault="008D3024" w:rsidP="008D3024">
      <w:pPr>
        <w:rPr>
          <w:lang w:eastAsia="en-IN"/>
        </w:rPr>
      </w:pPr>
      <w:r w:rsidRPr="008D3024">
        <w:rPr>
          <w:b/>
          <w:bCs/>
          <w:lang w:eastAsia="en-IN"/>
        </w:rPr>
        <w:t>List</w:t>
      </w:r>
      <w:r w:rsidRPr="008D3024">
        <w:rPr>
          <w:lang w:eastAsia="en-IN"/>
        </w:rPr>
        <w:t xml:space="preserve"> → ordered, mutable, allows duplicates</w:t>
      </w:r>
    </w:p>
    <w:p w14:paraId="31622970" w14:textId="48DD1D36" w:rsidR="008D3024" w:rsidRPr="008D3024" w:rsidRDefault="008D3024" w:rsidP="008D3024">
      <w:pPr>
        <w:rPr>
          <w:lang w:eastAsia="en-IN"/>
        </w:rPr>
      </w:pPr>
      <w:r w:rsidRPr="008D3024">
        <w:rPr>
          <w:b/>
          <w:bCs/>
          <w:lang w:eastAsia="en-IN"/>
        </w:rPr>
        <w:t>Tuple</w:t>
      </w:r>
      <w:r w:rsidRPr="008D3024">
        <w:rPr>
          <w:lang w:eastAsia="en-IN"/>
        </w:rPr>
        <w:t xml:space="preserve"> → ordered, immutable, allows duplicates</w:t>
      </w:r>
    </w:p>
    <w:p w14:paraId="2640BE5A" w14:textId="77777777" w:rsidR="008D3024" w:rsidRDefault="008D3024" w:rsidP="008D3024">
      <w:pPr>
        <w:rPr>
          <w:lang w:eastAsia="en-IN"/>
        </w:rPr>
      </w:pPr>
      <w:r w:rsidRPr="008D3024">
        <w:rPr>
          <w:b/>
          <w:bCs/>
          <w:lang w:eastAsia="en-IN"/>
        </w:rPr>
        <w:t>Set</w:t>
      </w:r>
      <w:r w:rsidRPr="008D3024">
        <w:rPr>
          <w:lang w:eastAsia="en-IN"/>
        </w:rPr>
        <w:t xml:space="preserve"> → unordered, mutable, no duplicates</w:t>
      </w:r>
    </w:p>
    <w:p w14:paraId="2E9BCAFC" w14:textId="539F6DB6" w:rsidR="008D3024" w:rsidRPr="008D3024" w:rsidRDefault="008D3024" w:rsidP="008D3024">
      <w:pPr>
        <w:rPr>
          <w:lang w:eastAsia="en-IN"/>
        </w:rPr>
      </w:pPr>
      <w:r w:rsidRPr="008D3024">
        <w:rPr>
          <w:lang w:eastAsia="en-IN"/>
        </w:rPr>
        <w:t xml:space="preserve"> </w:t>
      </w:r>
      <w:r w:rsidRPr="008D3024">
        <w:rPr>
          <w:b/>
          <w:bCs/>
          <w:lang w:eastAsia="en-IN"/>
        </w:rPr>
        <w:t>Dictionary</w:t>
      </w:r>
      <w:r w:rsidRPr="008D3024">
        <w:rPr>
          <w:lang w:eastAsia="en-IN"/>
        </w:rPr>
        <w:t xml:space="preserve"> → unordered, mutable, key-value pairs</w:t>
      </w:r>
    </w:p>
    <w:p w14:paraId="5A77BDE8" w14:textId="4D307EE3" w:rsidR="00151EB9" w:rsidRDefault="00E35350" w:rsidP="00DA19AE">
      <w:pPr>
        <w:pStyle w:val="Heading3"/>
        <w:rPr>
          <w:lang w:eastAsia="en-IN"/>
        </w:rPr>
      </w:pPr>
      <w:r>
        <w:rPr>
          <w:lang w:eastAsia="en-IN"/>
        </w:rPr>
        <w:t>13.</w:t>
      </w:r>
      <w:r w:rsidR="003C2D18" w:rsidRPr="003C2D18">
        <w:rPr>
          <w:lang w:eastAsia="en-IN"/>
        </w:rPr>
        <w:t>What are conditional statements in Python?</w:t>
      </w:r>
    </w:p>
    <w:p w14:paraId="44D4BF81" w14:textId="49589763" w:rsidR="00DA19AE" w:rsidRDefault="00DA19AE" w:rsidP="00DA19AE">
      <w:pPr>
        <w:rPr>
          <w:lang w:eastAsia="en-IN"/>
        </w:rPr>
      </w:pPr>
      <w:r w:rsidRPr="00DA19AE">
        <w:rPr>
          <w:b/>
          <w:bCs/>
          <w:lang w:eastAsia="en-IN"/>
        </w:rPr>
        <w:t>Conditional statements</w:t>
      </w:r>
      <w:r w:rsidRPr="00DA19AE">
        <w:rPr>
          <w:lang w:eastAsia="en-IN"/>
        </w:rPr>
        <w:t xml:space="preserve"> in Python are used to make decisions in a program. They check whether a condition is </w:t>
      </w:r>
      <w:r w:rsidRPr="00DA19AE">
        <w:rPr>
          <w:b/>
          <w:bCs/>
          <w:lang w:eastAsia="en-IN"/>
        </w:rPr>
        <w:t>True or False</w:t>
      </w:r>
      <w:r w:rsidRPr="00DA19AE">
        <w:rPr>
          <w:lang w:eastAsia="en-IN"/>
        </w:rPr>
        <w:t xml:space="preserve"> and execute code accordingly. Python uses </w:t>
      </w:r>
      <w:r w:rsidRPr="00DA19AE">
        <w:rPr>
          <w:b/>
          <w:bCs/>
          <w:lang w:eastAsia="en-IN"/>
        </w:rPr>
        <w:t>if, elif, and else</w:t>
      </w:r>
      <w:r w:rsidRPr="00DA19AE">
        <w:rPr>
          <w:lang w:eastAsia="en-IN"/>
        </w:rPr>
        <w:t xml:space="preserve"> for conditional statements.</w:t>
      </w:r>
    </w:p>
    <w:p w14:paraId="6589ED55" w14:textId="53AEA125" w:rsidR="00CD4A60" w:rsidRDefault="00CB18B0" w:rsidP="00FC1B02">
      <w:pPr>
        <w:pStyle w:val="Heading3"/>
        <w:rPr>
          <w:lang w:eastAsia="en-IN"/>
        </w:rPr>
      </w:pPr>
      <w:r>
        <w:rPr>
          <w:lang w:eastAsia="en-IN"/>
        </w:rPr>
        <w:t>14.</w:t>
      </w:r>
      <w:r w:rsidR="00CD4A60" w:rsidRPr="00CD4A60">
        <w:rPr>
          <w:lang w:eastAsia="en-IN"/>
        </w:rPr>
        <w:t>What is a for loop in Python?</w:t>
      </w:r>
    </w:p>
    <w:p w14:paraId="6E139AED" w14:textId="519934EA" w:rsidR="00FC1B02" w:rsidRDefault="00FC1B02" w:rsidP="00FC1B02">
      <w:pPr>
        <w:rPr>
          <w:lang w:eastAsia="en-IN"/>
        </w:rPr>
      </w:pPr>
      <w:r w:rsidRPr="00FC1B02">
        <w:rPr>
          <w:lang w:eastAsia="en-IN"/>
        </w:rPr>
        <w:t xml:space="preserve">A </w:t>
      </w:r>
      <w:r w:rsidRPr="00FC1B02">
        <w:rPr>
          <w:b/>
          <w:bCs/>
          <w:lang w:eastAsia="en-IN"/>
        </w:rPr>
        <w:t>for loop</w:t>
      </w:r>
      <w:r w:rsidRPr="00FC1B02">
        <w:rPr>
          <w:lang w:eastAsia="en-IN"/>
        </w:rPr>
        <w:t xml:space="preserve"> in Python is used to </w:t>
      </w:r>
      <w:r w:rsidRPr="00FC1B02">
        <w:rPr>
          <w:b/>
          <w:bCs/>
          <w:lang w:eastAsia="en-IN"/>
        </w:rPr>
        <w:t>iterate over a sequence</w:t>
      </w:r>
      <w:r w:rsidRPr="00FC1B02">
        <w:rPr>
          <w:lang w:eastAsia="en-IN"/>
        </w:rPr>
        <w:t xml:space="preserve"> (like list, tuple, string, set, or dictionary) and execute a block of code for each element.</w:t>
      </w:r>
    </w:p>
    <w:p w14:paraId="355DEB33" w14:textId="5864B62E" w:rsidR="00347EAA" w:rsidRDefault="00C21C4B" w:rsidP="00347EAA">
      <w:pPr>
        <w:pStyle w:val="Heading3"/>
        <w:rPr>
          <w:lang w:eastAsia="en-IN"/>
        </w:rPr>
      </w:pPr>
      <w:r>
        <w:rPr>
          <w:lang w:eastAsia="en-IN"/>
        </w:rPr>
        <w:t>15.</w:t>
      </w:r>
      <w:r w:rsidR="00347EAA" w:rsidRPr="00347EAA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347EAA" w:rsidRPr="00347EAA">
        <w:rPr>
          <w:lang w:eastAsia="en-IN"/>
        </w:rPr>
        <w:t>What is a while loop in Python?</w:t>
      </w:r>
    </w:p>
    <w:p w14:paraId="03BCD5F4" w14:textId="47D8BF09" w:rsidR="00347EAA" w:rsidRDefault="003A657A" w:rsidP="00347EAA">
      <w:pPr>
        <w:rPr>
          <w:lang w:eastAsia="en-IN"/>
        </w:rPr>
      </w:pPr>
      <w:r w:rsidRPr="003A657A">
        <w:rPr>
          <w:lang w:eastAsia="en-IN"/>
        </w:rPr>
        <w:t xml:space="preserve">A </w:t>
      </w:r>
      <w:r w:rsidRPr="003A657A">
        <w:rPr>
          <w:b/>
          <w:bCs/>
          <w:lang w:eastAsia="en-IN"/>
        </w:rPr>
        <w:t>while loop</w:t>
      </w:r>
      <w:r w:rsidRPr="003A657A">
        <w:rPr>
          <w:lang w:eastAsia="en-IN"/>
        </w:rPr>
        <w:t xml:space="preserve"> in Python is used to </w:t>
      </w:r>
      <w:r w:rsidRPr="003A657A">
        <w:rPr>
          <w:b/>
          <w:bCs/>
          <w:lang w:eastAsia="en-IN"/>
        </w:rPr>
        <w:t>repeat a block of code as long as a condition is True</w:t>
      </w:r>
      <w:r w:rsidRPr="003A657A">
        <w:rPr>
          <w:lang w:eastAsia="en-IN"/>
        </w:rPr>
        <w:t>. It keeps checking the condition before each iteration.</w:t>
      </w:r>
    </w:p>
    <w:p w14:paraId="0B7ECBF4" w14:textId="3C9354FB" w:rsidR="00D632C6" w:rsidRPr="00D632C6" w:rsidRDefault="00D632C6" w:rsidP="00D632C6">
      <w:pPr>
        <w:pStyle w:val="ListParagraph"/>
        <w:numPr>
          <w:ilvl w:val="0"/>
          <w:numId w:val="8"/>
        </w:numPr>
        <w:rPr>
          <w:lang w:eastAsia="en-IN"/>
        </w:rPr>
      </w:pPr>
      <w:r w:rsidRPr="00D632C6">
        <w:rPr>
          <w:b/>
          <w:bCs/>
          <w:lang w:eastAsia="en-IN"/>
        </w:rPr>
        <w:t>for loop</w:t>
      </w:r>
      <w:r w:rsidRPr="00D632C6">
        <w:rPr>
          <w:lang w:eastAsia="en-IN"/>
        </w:rPr>
        <w:t xml:space="preserve"> → used when we know the number of iterations.</w:t>
      </w:r>
    </w:p>
    <w:p w14:paraId="1A62F748" w14:textId="1BCB7AC8" w:rsidR="00D632C6" w:rsidRDefault="00D632C6" w:rsidP="00D632C6">
      <w:pPr>
        <w:pStyle w:val="ListParagraph"/>
        <w:numPr>
          <w:ilvl w:val="0"/>
          <w:numId w:val="8"/>
        </w:numPr>
        <w:rPr>
          <w:lang w:eastAsia="en-IN"/>
        </w:rPr>
      </w:pPr>
      <w:r w:rsidRPr="00D632C6">
        <w:rPr>
          <w:lang w:eastAsia="en-IN"/>
        </w:rPr>
        <w:t xml:space="preserve"> </w:t>
      </w:r>
      <w:r w:rsidRPr="00D632C6">
        <w:rPr>
          <w:b/>
          <w:bCs/>
          <w:lang w:eastAsia="en-IN"/>
        </w:rPr>
        <w:t>while loop</w:t>
      </w:r>
      <w:r w:rsidRPr="00D632C6">
        <w:rPr>
          <w:lang w:eastAsia="en-IN"/>
        </w:rPr>
        <w:t xml:space="preserve"> → used when iterations depend on a condition.</w:t>
      </w:r>
    </w:p>
    <w:p w14:paraId="12D2409F" w14:textId="47D15291" w:rsidR="00D632C6" w:rsidRDefault="00D632C6" w:rsidP="00ED7F2E">
      <w:pPr>
        <w:pStyle w:val="Heading3"/>
        <w:rPr>
          <w:lang w:eastAsia="en-IN"/>
        </w:rPr>
      </w:pPr>
      <w:r>
        <w:rPr>
          <w:lang w:eastAsia="en-IN"/>
        </w:rPr>
        <w:t>16.</w:t>
      </w:r>
      <w:r w:rsidR="00ED7F2E" w:rsidRPr="00ED7F2E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ED7F2E" w:rsidRPr="00ED7F2E">
        <w:rPr>
          <w:lang w:eastAsia="en-IN"/>
        </w:rPr>
        <w:t>What is the use of break and continue statements in Python?</w:t>
      </w:r>
    </w:p>
    <w:p w14:paraId="22FBF2FA" w14:textId="4E4BF540" w:rsidR="009C1EC5" w:rsidRPr="009C1EC5" w:rsidRDefault="009C1EC5" w:rsidP="009C1EC5">
      <w:pPr>
        <w:rPr>
          <w:lang w:eastAsia="en-IN"/>
        </w:rPr>
      </w:pPr>
      <w:r w:rsidRPr="009C1EC5">
        <w:rPr>
          <w:lang w:eastAsia="en-IN"/>
        </w:rPr>
        <w:t xml:space="preserve"> </w:t>
      </w:r>
      <w:r w:rsidRPr="009C1EC5">
        <w:rPr>
          <w:b/>
          <w:bCs/>
          <w:lang w:eastAsia="en-IN"/>
        </w:rPr>
        <w:t>break</w:t>
      </w:r>
      <w:r w:rsidRPr="009C1EC5">
        <w:rPr>
          <w:lang w:eastAsia="en-IN"/>
        </w:rPr>
        <w:t xml:space="preserve"> → used to </w:t>
      </w:r>
      <w:r w:rsidRPr="009C1EC5">
        <w:rPr>
          <w:b/>
          <w:bCs/>
          <w:lang w:eastAsia="en-IN"/>
        </w:rPr>
        <w:t>exit the loop completely</w:t>
      </w:r>
      <w:r w:rsidRPr="009C1EC5">
        <w:rPr>
          <w:lang w:eastAsia="en-IN"/>
        </w:rPr>
        <w:t xml:space="preserve"> when a condition is met.</w:t>
      </w:r>
    </w:p>
    <w:p w14:paraId="36A5295A" w14:textId="21920824" w:rsidR="009C1EC5" w:rsidRPr="009C1EC5" w:rsidRDefault="009C1EC5" w:rsidP="009C1EC5">
      <w:pPr>
        <w:rPr>
          <w:lang w:eastAsia="en-IN"/>
        </w:rPr>
      </w:pPr>
      <w:r w:rsidRPr="009C1EC5">
        <w:rPr>
          <w:b/>
          <w:bCs/>
          <w:lang w:eastAsia="en-IN"/>
        </w:rPr>
        <w:t>continue</w:t>
      </w:r>
      <w:r w:rsidRPr="009C1EC5">
        <w:rPr>
          <w:lang w:eastAsia="en-IN"/>
        </w:rPr>
        <w:t xml:space="preserve"> → used to </w:t>
      </w:r>
      <w:r w:rsidRPr="009C1EC5">
        <w:rPr>
          <w:b/>
          <w:bCs/>
          <w:lang w:eastAsia="en-IN"/>
        </w:rPr>
        <w:t>skip the current iteration</w:t>
      </w:r>
      <w:r w:rsidRPr="009C1EC5">
        <w:rPr>
          <w:lang w:eastAsia="en-IN"/>
        </w:rPr>
        <w:t xml:space="preserve"> and move to the </w:t>
      </w:r>
      <w:r w:rsidRPr="009C1EC5">
        <w:rPr>
          <w:b/>
          <w:bCs/>
          <w:lang w:eastAsia="en-IN"/>
        </w:rPr>
        <w:t>next one</w:t>
      </w:r>
      <w:r w:rsidRPr="009C1EC5">
        <w:rPr>
          <w:lang w:eastAsia="en-IN"/>
        </w:rPr>
        <w:t xml:space="preserve"> in the loop.</w:t>
      </w:r>
    </w:p>
    <w:p w14:paraId="210B2BD0" w14:textId="79F829E2" w:rsidR="009C1EC5" w:rsidRDefault="00927196" w:rsidP="003E557F">
      <w:pPr>
        <w:pStyle w:val="Heading3"/>
        <w:rPr>
          <w:lang w:eastAsia="en-IN"/>
        </w:rPr>
      </w:pPr>
      <w:r>
        <w:rPr>
          <w:lang w:eastAsia="en-IN"/>
        </w:rPr>
        <w:t>17.</w:t>
      </w:r>
      <w:r w:rsidR="003E557F" w:rsidRPr="003E557F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3E557F" w:rsidRPr="003E557F">
        <w:rPr>
          <w:lang w:eastAsia="en-IN"/>
        </w:rPr>
        <w:t xml:space="preserve">What is list comprehension in Python? </w:t>
      </w:r>
    </w:p>
    <w:p w14:paraId="7C9A43B5" w14:textId="0EF91699" w:rsidR="003A657A" w:rsidRDefault="00410F4E" w:rsidP="00347EAA">
      <w:pPr>
        <w:rPr>
          <w:lang w:eastAsia="en-IN"/>
        </w:rPr>
      </w:pPr>
      <w:r>
        <w:rPr>
          <w:lang w:eastAsia="en-IN"/>
        </w:rPr>
        <w:t>List</w:t>
      </w:r>
      <w:r w:rsidR="00CA0E42">
        <w:rPr>
          <w:lang w:eastAsia="en-IN"/>
        </w:rPr>
        <w:t xml:space="preserve"> comprehension is a way to create lists in python by com</w:t>
      </w:r>
      <w:r w:rsidR="00292284">
        <w:rPr>
          <w:lang w:eastAsia="en-IN"/>
        </w:rPr>
        <w:t xml:space="preserve">bining loops and conditions into a single </w:t>
      </w:r>
      <w:r w:rsidR="008C3EBE">
        <w:rPr>
          <w:lang w:eastAsia="en-IN"/>
        </w:rPr>
        <w:t>line of code.</w:t>
      </w:r>
      <w:r w:rsidR="008B7244" w:rsidRPr="008B7244">
        <w:t xml:space="preserve"> </w:t>
      </w:r>
      <w:r w:rsidR="008B7244" w:rsidRPr="008B7244">
        <w:rPr>
          <w:lang w:eastAsia="en-IN"/>
        </w:rPr>
        <w:t>It makes code shorter and more readable.</w:t>
      </w:r>
    </w:p>
    <w:p w14:paraId="255F56F9" w14:textId="05FCB0D0" w:rsidR="00153064" w:rsidRDefault="00153064" w:rsidP="000F5B12">
      <w:pPr>
        <w:pStyle w:val="Heading3"/>
        <w:rPr>
          <w:lang w:eastAsia="en-IN"/>
        </w:rPr>
      </w:pPr>
      <w:r>
        <w:rPr>
          <w:lang w:eastAsia="en-IN"/>
        </w:rPr>
        <w:t>18.</w:t>
      </w:r>
      <w:r w:rsidR="000F5B12" w:rsidRPr="000F5B12">
        <w:rPr>
          <w:lang w:eastAsia="en-IN"/>
        </w:rPr>
        <w:t>What is a user-defined function in Python?</w:t>
      </w:r>
    </w:p>
    <w:p w14:paraId="7EC814CD" w14:textId="242E6A4E" w:rsidR="007F6C4E" w:rsidRDefault="007F6C4E" w:rsidP="007F6C4E">
      <w:pPr>
        <w:rPr>
          <w:lang w:eastAsia="en-IN"/>
        </w:rPr>
      </w:pPr>
      <w:r w:rsidRPr="007F6C4E">
        <w:rPr>
          <w:lang w:eastAsia="en-IN"/>
        </w:rPr>
        <w:t xml:space="preserve">A </w:t>
      </w:r>
      <w:r w:rsidRPr="007F6C4E">
        <w:rPr>
          <w:b/>
          <w:bCs/>
          <w:lang w:eastAsia="en-IN"/>
        </w:rPr>
        <w:t>user-defined function</w:t>
      </w:r>
      <w:r w:rsidRPr="007F6C4E">
        <w:rPr>
          <w:lang w:eastAsia="en-IN"/>
        </w:rPr>
        <w:t xml:space="preserve"> is a block of code written by the programmer to perform a specific task. It helps </w:t>
      </w:r>
      <w:r w:rsidRPr="007F6C4E">
        <w:rPr>
          <w:b/>
          <w:bCs/>
          <w:lang w:eastAsia="en-IN"/>
        </w:rPr>
        <w:t>reuse code, improve readability, and organize programs</w:t>
      </w:r>
      <w:r w:rsidRPr="007F6C4E">
        <w:rPr>
          <w:lang w:eastAsia="en-IN"/>
        </w:rPr>
        <w:t>. Functions can take inputs (parameters) and return outputs</w:t>
      </w:r>
      <w:r>
        <w:rPr>
          <w:lang w:eastAsia="en-IN"/>
        </w:rPr>
        <w:t>.</w:t>
      </w:r>
    </w:p>
    <w:p w14:paraId="558401B0" w14:textId="6CFF3142" w:rsidR="007F6C4E" w:rsidRDefault="007F6C4E" w:rsidP="0050178F">
      <w:pPr>
        <w:pStyle w:val="Heading3"/>
        <w:rPr>
          <w:lang w:eastAsia="en-IN"/>
        </w:rPr>
      </w:pPr>
      <w:r>
        <w:rPr>
          <w:lang w:eastAsia="en-IN"/>
        </w:rPr>
        <w:lastRenderedPageBreak/>
        <w:t>19</w:t>
      </w:r>
      <w:r w:rsidR="0050178F">
        <w:rPr>
          <w:lang w:eastAsia="en-IN"/>
        </w:rPr>
        <w:t>.</w:t>
      </w:r>
      <w:r w:rsidR="0050178F" w:rsidRPr="0050178F">
        <w:rPr>
          <w:lang w:eastAsia="en-IN"/>
        </w:rPr>
        <w:t>What are the different types of function arguments in Python?</w:t>
      </w:r>
    </w:p>
    <w:p w14:paraId="28F48747" w14:textId="2AC0B5F0" w:rsidR="0050178F" w:rsidRDefault="00F57DE2" w:rsidP="0050178F">
      <w:pPr>
        <w:rPr>
          <w:lang w:eastAsia="en-IN"/>
        </w:rPr>
      </w:pPr>
      <w:r>
        <w:rPr>
          <w:lang w:eastAsia="en-IN"/>
        </w:rPr>
        <w:t xml:space="preserve">4 </w:t>
      </w:r>
      <w:r w:rsidR="003C6EC0">
        <w:rPr>
          <w:lang w:eastAsia="en-IN"/>
        </w:rPr>
        <w:t xml:space="preserve"> -- Types of Arguments.</w:t>
      </w:r>
    </w:p>
    <w:p w14:paraId="0A5243D1" w14:textId="5D4BC383" w:rsidR="00E34052" w:rsidRDefault="00A359C3" w:rsidP="0050178F">
      <w:pPr>
        <w:rPr>
          <w:lang w:eastAsia="en-IN"/>
        </w:rPr>
      </w:pPr>
      <w:r>
        <w:rPr>
          <w:lang w:eastAsia="en-IN"/>
        </w:rPr>
        <w:t>1.Required</w:t>
      </w:r>
      <w:r w:rsidR="00E34052">
        <w:rPr>
          <w:lang w:eastAsia="en-IN"/>
        </w:rPr>
        <w:t xml:space="preserve"> (or) Positional  Argument</w:t>
      </w:r>
      <w:r w:rsidR="00676576">
        <w:rPr>
          <w:lang w:eastAsia="en-IN"/>
        </w:rPr>
        <w:t>s</w:t>
      </w:r>
      <w:r w:rsidR="00A15ADA">
        <w:rPr>
          <w:lang w:eastAsia="en-IN"/>
        </w:rPr>
        <w:t>:</w:t>
      </w:r>
    </w:p>
    <w:p w14:paraId="3A4ED101" w14:textId="6D50AE47" w:rsidR="00E34052" w:rsidRDefault="00E968AA" w:rsidP="0050178F">
      <w:pPr>
        <w:rPr>
          <w:lang w:eastAsia="en-IN"/>
        </w:rPr>
      </w:pPr>
      <w:r>
        <w:rPr>
          <w:lang w:eastAsia="en-IN"/>
        </w:rPr>
        <w:t xml:space="preserve">    Required Arguments are the parameters in a function that must be passed when the function</w:t>
      </w:r>
      <w:r w:rsidR="00490480">
        <w:rPr>
          <w:lang w:eastAsia="en-IN"/>
        </w:rPr>
        <w:t xml:space="preserve"> is called Required</w:t>
      </w:r>
      <w:r w:rsidR="008C17EE">
        <w:rPr>
          <w:lang w:eastAsia="en-IN"/>
        </w:rPr>
        <w:t xml:space="preserve"> Arguments.</w:t>
      </w:r>
    </w:p>
    <w:p w14:paraId="2AF24702" w14:textId="3E986E27" w:rsidR="008C17EE" w:rsidRDefault="008C17EE" w:rsidP="0050178F">
      <w:pPr>
        <w:rPr>
          <w:lang w:eastAsia="en-IN"/>
        </w:rPr>
      </w:pPr>
      <w:r>
        <w:rPr>
          <w:lang w:eastAsia="en-IN"/>
        </w:rPr>
        <w:t>2.Keyword Argument</w:t>
      </w:r>
      <w:r w:rsidR="00676576">
        <w:rPr>
          <w:lang w:eastAsia="en-IN"/>
        </w:rPr>
        <w:t>s</w:t>
      </w:r>
      <w:r w:rsidR="00A15ADA">
        <w:rPr>
          <w:lang w:eastAsia="en-IN"/>
        </w:rPr>
        <w:t>:</w:t>
      </w:r>
    </w:p>
    <w:p w14:paraId="065426C0" w14:textId="38F8C04F" w:rsidR="008C17EE" w:rsidRDefault="008C17EE" w:rsidP="0050178F">
      <w:pPr>
        <w:rPr>
          <w:lang w:eastAsia="en-IN"/>
        </w:rPr>
      </w:pPr>
      <w:r>
        <w:rPr>
          <w:lang w:eastAsia="en-IN"/>
        </w:rPr>
        <w:t>A keyword</w:t>
      </w:r>
      <w:r w:rsidR="001C3FF4">
        <w:rPr>
          <w:lang w:eastAsia="en-IN"/>
        </w:rPr>
        <w:t xml:space="preserve"> argument is passed to a function using the parameter name along with </w:t>
      </w:r>
      <w:proofErr w:type="spellStart"/>
      <w:proofErr w:type="gramStart"/>
      <w:r w:rsidR="001C3FF4">
        <w:rPr>
          <w:lang w:eastAsia="en-IN"/>
        </w:rPr>
        <w:t>it’s</w:t>
      </w:r>
      <w:proofErr w:type="spellEnd"/>
      <w:proofErr w:type="gramEnd"/>
      <w:r w:rsidR="001C3FF4">
        <w:rPr>
          <w:lang w:eastAsia="en-IN"/>
        </w:rPr>
        <w:t xml:space="preserve"> value.</w:t>
      </w:r>
    </w:p>
    <w:p w14:paraId="3DB87645" w14:textId="226E97BA" w:rsidR="00A15ADA" w:rsidRDefault="00A15ADA" w:rsidP="0050178F">
      <w:pPr>
        <w:rPr>
          <w:lang w:eastAsia="en-IN"/>
        </w:rPr>
      </w:pPr>
      <w:r>
        <w:rPr>
          <w:lang w:eastAsia="en-IN"/>
        </w:rPr>
        <w:t>3.Default Argument</w:t>
      </w:r>
      <w:r w:rsidR="00D760DF">
        <w:rPr>
          <w:lang w:eastAsia="en-IN"/>
        </w:rPr>
        <w:t>s</w:t>
      </w:r>
      <w:r w:rsidR="00263EA4">
        <w:rPr>
          <w:lang w:eastAsia="en-IN"/>
        </w:rPr>
        <w:t>:</w:t>
      </w:r>
    </w:p>
    <w:p w14:paraId="5BB6168F" w14:textId="46B9FCFF" w:rsidR="00263EA4" w:rsidRDefault="00263EA4" w:rsidP="0050178F">
      <w:pPr>
        <w:rPr>
          <w:lang w:eastAsia="en-IN"/>
        </w:rPr>
      </w:pPr>
      <w:r>
        <w:rPr>
          <w:lang w:eastAsia="en-IN"/>
        </w:rPr>
        <w:t>Default Argument are parameters in a function</w:t>
      </w:r>
      <w:r w:rsidR="00F15A7D">
        <w:rPr>
          <w:lang w:eastAsia="en-IN"/>
        </w:rPr>
        <w:t xml:space="preserve"> that have a default value.</w:t>
      </w:r>
    </w:p>
    <w:p w14:paraId="6E2CCE53" w14:textId="76A54AD9" w:rsidR="00F15A7D" w:rsidRDefault="00F15A7D" w:rsidP="0050178F">
      <w:pPr>
        <w:rPr>
          <w:lang w:eastAsia="en-IN"/>
        </w:rPr>
      </w:pPr>
      <w:r>
        <w:rPr>
          <w:lang w:eastAsia="en-IN"/>
        </w:rPr>
        <w:t>4</w:t>
      </w:r>
      <w:r w:rsidR="00D760DF">
        <w:rPr>
          <w:lang w:eastAsia="en-IN"/>
        </w:rPr>
        <w:t>.Variable -length Arguments:</w:t>
      </w:r>
    </w:p>
    <w:p w14:paraId="1B4B4ABB" w14:textId="77777777" w:rsidR="002E1A09" w:rsidRPr="002E1A09" w:rsidRDefault="002E1A09" w:rsidP="002E1A09">
      <w:pPr>
        <w:rPr>
          <w:lang w:eastAsia="en-IN"/>
        </w:rPr>
      </w:pPr>
      <w:r w:rsidRPr="002E1A09">
        <w:rPr>
          <w:b/>
          <w:bCs/>
          <w:lang w:eastAsia="en-IN"/>
        </w:rPr>
        <w:t>Variable-length arguments</w:t>
      </w:r>
      <w:r w:rsidRPr="002E1A09">
        <w:rPr>
          <w:lang w:eastAsia="en-IN"/>
        </w:rPr>
        <w:t xml:space="preserve"> allow a function to </w:t>
      </w:r>
      <w:r w:rsidRPr="002E1A09">
        <w:rPr>
          <w:b/>
          <w:bCs/>
          <w:lang w:eastAsia="en-IN"/>
        </w:rPr>
        <w:t>accept any number of arguments</w:t>
      </w:r>
      <w:r w:rsidRPr="002E1A09">
        <w:rPr>
          <w:lang w:eastAsia="en-IN"/>
        </w:rPr>
        <w:t>, instead of a fixed number.</w:t>
      </w:r>
    </w:p>
    <w:p w14:paraId="327EA035" w14:textId="77777777" w:rsidR="002E1A09" w:rsidRPr="002E1A09" w:rsidRDefault="002E1A09" w:rsidP="002E1A09">
      <w:pPr>
        <w:numPr>
          <w:ilvl w:val="0"/>
          <w:numId w:val="9"/>
        </w:numPr>
        <w:rPr>
          <w:lang w:eastAsia="en-IN"/>
        </w:rPr>
      </w:pPr>
      <w:r w:rsidRPr="002E1A09">
        <w:rPr>
          <w:b/>
          <w:bCs/>
          <w:lang w:eastAsia="en-IN"/>
        </w:rPr>
        <w:t>*args</w:t>
      </w:r>
      <w:r w:rsidRPr="002E1A09">
        <w:rPr>
          <w:lang w:eastAsia="en-IN"/>
        </w:rPr>
        <w:t xml:space="preserve"> → for </w:t>
      </w:r>
      <w:r w:rsidRPr="002E1A09">
        <w:rPr>
          <w:b/>
          <w:bCs/>
          <w:lang w:eastAsia="en-IN"/>
        </w:rPr>
        <w:t>any number of positional arguments</w:t>
      </w:r>
      <w:r w:rsidRPr="002E1A09">
        <w:rPr>
          <w:lang w:eastAsia="en-IN"/>
        </w:rPr>
        <w:t xml:space="preserve"> (returns a tuple)</w:t>
      </w:r>
    </w:p>
    <w:p w14:paraId="5027B74D" w14:textId="52F62CD9" w:rsidR="002E1A09" w:rsidRDefault="002E1A09" w:rsidP="002E1A09">
      <w:pPr>
        <w:numPr>
          <w:ilvl w:val="0"/>
          <w:numId w:val="9"/>
        </w:numPr>
        <w:rPr>
          <w:lang w:eastAsia="en-IN"/>
        </w:rPr>
      </w:pPr>
      <w:r w:rsidRPr="002E1A09">
        <w:rPr>
          <w:b/>
          <w:bCs/>
          <w:lang w:eastAsia="en-IN"/>
        </w:rPr>
        <w:t>**kwargs</w:t>
      </w:r>
      <w:r w:rsidRPr="002E1A09">
        <w:rPr>
          <w:lang w:eastAsia="en-IN"/>
        </w:rPr>
        <w:t xml:space="preserve"> → for </w:t>
      </w:r>
      <w:r w:rsidRPr="002E1A09">
        <w:rPr>
          <w:b/>
          <w:bCs/>
          <w:lang w:eastAsia="en-IN"/>
        </w:rPr>
        <w:t>any number of keyword arguments</w:t>
      </w:r>
      <w:r w:rsidRPr="002E1A09">
        <w:rPr>
          <w:lang w:eastAsia="en-IN"/>
        </w:rPr>
        <w:t xml:space="preserve"> (returns a dictionary)</w:t>
      </w:r>
    </w:p>
    <w:p w14:paraId="6B5D5589" w14:textId="4A06A674" w:rsidR="002E1A09" w:rsidRDefault="002E1A09" w:rsidP="003469B9">
      <w:pPr>
        <w:pStyle w:val="Heading3"/>
        <w:rPr>
          <w:lang w:eastAsia="en-IN"/>
        </w:rPr>
      </w:pPr>
      <w:r>
        <w:rPr>
          <w:lang w:eastAsia="en-IN"/>
        </w:rPr>
        <w:t>20.</w:t>
      </w:r>
      <w:r w:rsidR="003469B9" w:rsidRPr="003469B9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3469B9" w:rsidRPr="003469B9">
        <w:rPr>
          <w:lang w:eastAsia="en-IN"/>
        </w:rPr>
        <w:t>What is a lambda function in Python?</w:t>
      </w:r>
    </w:p>
    <w:p w14:paraId="7EE8329A" w14:textId="4A3B84E9" w:rsidR="003469B9" w:rsidRDefault="00D544E5" w:rsidP="003469B9">
      <w:pPr>
        <w:rPr>
          <w:lang w:eastAsia="en-IN"/>
        </w:rPr>
      </w:pPr>
      <w:r w:rsidRPr="00D544E5">
        <w:rPr>
          <w:lang w:eastAsia="en-IN"/>
        </w:rPr>
        <w:t xml:space="preserve">A </w:t>
      </w:r>
      <w:r w:rsidRPr="00D544E5">
        <w:rPr>
          <w:b/>
          <w:bCs/>
          <w:lang w:eastAsia="en-IN"/>
        </w:rPr>
        <w:t>lambda function</w:t>
      </w:r>
      <w:r w:rsidRPr="00D544E5">
        <w:rPr>
          <w:lang w:eastAsia="en-IN"/>
        </w:rPr>
        <w:t xml:space="preserve"> is a </w:t>
      </w:r>
      <w:r w:rsidRPr="00D544E5">
        <w:rPr>
          <w:b/>
          <w:bCs/>
          <w:lang w:eastAsia="en-IN"/>
        </w:rPr>
        <w:t>small anonymous function</w:t>
      </w:r>
      <w:r w:rsidRPr="00D544E5">
        <w:rPr>
          <w:lang w:eastAsia="en-IN"/>
        </w:rPr>
        <w:t xml:space="preserve"> in Python that can take any number of arguments but can </w:t>
      </w:r>
      <w:r w:rsidRPr="00D544E5">
        <w:rPr>
          <w:b/>
          <w:bCs/>
          <w:lang w:eastAsia="en-IN"/>
        </w:rPr>
        <w:t>only have one expression</w:t>
      </w:r>
      <w:r w:rsidRPr="00D544E5">
        <w:rPr>
          <w:lang w:eastAsia="en-IN"/>
        </w:rPr>
        <w:t xml:space="preserve">. It is often used for </w:t>
      </w:r>
      <w:r w:rsidRPr="00D544E5">
        <w:rPr>
          <w:b/>
          <w:bCs/>
          <w:lang w:eastAsia="en-IN"/>
        </w:rPr>
        <w:t>short, simple functions</w:t>
      </w:r>
      <w:r w:rsidRPr="00D544E5">
        <w:rPr>
          <w:lang w:eastAsia="en-IN"/>
        </w:rPr>
        <w:t xml:space="preserve"> without formally defining them using def.</w:t>
      </w:r>
    </w:p>
    <w:p w14:paraId="1FC36E40" w14:textId="686752B5" w:rsidR="00FB368A" w:rsidRDefault="00B2278C" w:rsidP="003469B9">
      <w:pPr>
        <w:rPr>
          <w:lang w:eastAsia="en-IN"/>
        </w:rPr>
      </w:pPr>
      <w:r>
        <w:rPr>
          <w:lang w:eastAsia="en-IN"/>
        </w:rPr>
        <w:t xml:space="preserve">Syntax: </w:t>
      </w:r>
      <w:r w:rsidRPr="00B2278C">
        <w:rPr>
          <w:lang w:eastAsia="en-IN"/>
        </w:rPr>
        <w:t>lambda arguments: expression</w:t>
      </w:r>
    </w:p>
    <w:p w14:paraId="2594ECC3" w14:textId="55905A4C" w:rsidR="00676576" w:rsidRDefault="003E69F8" w:rsidP="00623069">
      <w:pPr>
        <w:pStyle w:val="Heading3"/>
        <w:rPr>
          <w:lang w:eastAsia="en-IN"/>
        </w:rPr>
      </w:pPr>
      <w:r>
        <w:rPr>
          <w:lang w:eastAsia="en-IN"/>
        </w:rPr>
        <w:t>21.</w:t>
      </w:r>
      <w:r w:rsidRPr="003E69F8">
        <w:rPr>
          <w:lang w:eastAsia="en-IN"/>
        </w:rPr>
        <w:t>How do you use lambda functions with map() in Python</w:t>
      </w:r>
      <w:r>
        <w:rPr>
          <w:lang w:eastAsia="en-IN"/>
        </w:rPr>
        <w:t>?</w:t>
      </w:r>
    </w:p>
    <w:p w14:paraId="76E790BA" w14:textId="25EEBDB8" w:rsidR="00623069" w:rsidRDefault="00623069" w:rsidP="00623069">
      <w:pPr>
        <w:rPr>
          <w:lang w:eastAsia="en-IN"/>
        </w:rPr>
      </w:pPr>
      <w:r w:rsidRPr="00623069">
        <w:rPr>
          <w:lang w:eastAsia="en-IN"/>
        </w:rPr>
        <w:t xml:space="preserve">The </w:t>
      </w:r>
      <w:r w:rsidRPr="00623069">
        <w:rPr>
          <w:b/>
          <w:bCs/>
          <w:lang w:eastAsia="en-IN"/>
        </w:rPr>
        <w:t>map() function</w:t>
      </w:r>
      <w:r w:rsidRPr="00623069">
        <w:rPr>
          <w:lang w:eastAsia="en-IN"/>
        </w:rPr>
        <w:t xml:space="preserve"> applies a given function to </w:t>
      </w:r>
      <w:r w:rsidRPr="00623069">
        <w:rPr>
          <w:b/>
          <w:bCs/>
          <w:lang w:eastAsia="en-IN"/>
        </w:rPr>
        <w:t>each item of an iterable</w:t>
      </w:r>
      <w:r w:rsidRPr="00623069">
        <w:rPr>
          <w:lang w:eastAsia="en-IN"/>
        </w:rPr>
        <w:t xml:space="preserve"> (like a list) and returns a new map object. Using a </w:t>
      </w:r>
      <w:r w:rsidRPr="00623069">
        <w:rPr>
          <w:b/>
          <w:bCs/>
          <w:lang w:eastAsia="en-IN"/>
        </w:rPr>
        <w:t>lambda function</w:t>
      </w:r>
      <w:r w:rsidRPr="00623069">
        <w:rPr>
          <w:lang w:eastAsia="en-IN"/>
        </w:rPr>
        <w:t xml:space="preserve"> makes it </w:t>
      </w:r>
      <w:r w:rsidRPr="00623069">
        <w:rPr>
          <w:b/>
          <w:bCs/>
          <w:lang w:eastAsia="en-IN"/>
        </w:rPr>
        <w:t>short and convenient</w:t>
      </w:r>
      <w:r w:rsidRPr="00623069">
        <w:rPr>
          <w:lang w:eastAsia="en-IN"/>
        </w:rPr>
        <w:t xml:space="preserve"> without defining a separate function.</w:t>
      </w:r>
    </w:p>
    <w:p w14:paraId="4FCE364B" w14:textId="608B5C87" w:rsidR="00097753" w:rsidRDefault="00097753" w:rsidP="00FD4C26">
      <w:pPr>
        <w:pStyle w:val="Heading3"/>
        <w:rPr>
          <w:lang w:eastAsia="en-IN"/>
        </w:rPr>
      </w:pPr>
      <w:r>
        <w:rPr>
          <w:lang w:eastAsia="en-IN"/>
        </w:rPr>
        <w:t>22.</w:t>
      </w:r>
      <w:r w:rsidR="00FD4C26" w:rsidRPr="00FD4C26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FD4C26" w:rsidRPr="00FD4C26">
        <w:rPr>
          <w:lang w:eastAsia="en-IN"/>
        </w:rPr>
        <w:t>How do you use lambda functions with filter() in Python?</w:t>
      </w:r>
    </w:p>
    <w:p w14:paraId="7999769B" w14:textId="3E6BF7CA" w:rsidR="00FD4C26" w:rsidRDefault="00C14940" w:rsidP="00FD4C26">
      <w:pPr>
        <w:rPr>
          <w:lang w:eastAsia="en-IN"/>
        </w:rPr>
      </w:pPr>
      <w:r>
        <w:rPr>
          <w:lang w:eastAsia="en-IN"/>
        </w:rPr>
        <w:t xml:space="preserve">The filter() function used to </w:t>
      </w:r>
      <w:r w:rsidR="00440865">
        <w:rPr>
          <w:lang w:eastAsia="en-IN"/>
        </w:rPr>
        <w:t>filter elements from an iterable(like</w:t>
      </w:r>
      <w:r w:rsidR="0037756D">
        <w:rPr>
          <w:lang w:eastAsia="en-IN"/>
        </w:rPr>
        <w:t xml:space="preserve"> : list,Tuple)</w:t>
      </w:r>
      <w:r w:rsidR="00AB4E5F">
        <w:rPr>
          <w:lang w:eastAsia="en-IN"/>
        </w:rPr>
        <w:t xml:space="preserve"> and that satisfy</w:t>
      </w:r>
      <w:r w:rsidR="00C65CFF">
        <w:rPr>
          <w:lang w:eastAsia="en-IN"/>
        </w:rPr>
        <w:t xml:space="preserve"> a given </w:t>
      </w:r>
      <w:r w:rsidR="00C31F0D">
        <w:rPr>
          <w:lang w:eastAsia="en-IN"/>
        </w:rPr>
        <w:t>condition.</w:t>
      </w:r>
      <w:ins w:id="0" w:author="Microsoft Word" w:date="2025-10-06T19:43:00Z" w16du:dateUtc="2025-10-06T14:13:00Z">
        <w:r w:rsidR="00C31F0D">
          <w:rPr>
            <w:lang w:eastAsia="en-IN"/>
          </w:rPr>
          <w:t xml:space="preserve"> It</w:t>
        </w:r>
        <w:r w:rsidR="00E326AF">
          <w:rPr>
            <w:lang w:eastAsia="en-IN"/>
          </w:rPr>
          <w:t xml:space="preserve"> return only those elem</w:t>
        </w:r>
        <w:r w:rsidR="00C31F0D">
          <w:rPr>
            <w:lang w:eastAsia="en-IN"/>
          </w:rPr>
          <w:t>ents  return True.</w:t>
        </w:r>
      </w:ins>
    </w:p>
    <w:p w14:paraId="1FDF9D79" w14:textId="6FD1788C" w:rsidR="00AF1BF5" w:rsidRDefault="00AF1BF5" w:rsidP="00AE2A6F">
      <w:pPr>
        <w:pStyle w:val="Heading3"/>
        <w:rPr>
          <w:lang w:eastAsia="en-IN"/>
        </w:rPr>
      </w:pPr>
      <w:r>
        <w:rPr>
          <w:lang w:eastAsia="en-IN"/>
        </w:rPr>
        <w:t>23.</w:t>
      </w:r>
      <w:r w:rsidR="00AE2A6F" w:rsidRPr="00AE2A6F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AE2A6F" w:rsidRPr="00AE2A6F">
        <w:rPr>
          <w:lang w:eastAsia="en-IN"/>
        </w:rPr>
        <w:t>How do you use lambda functions with reduce() in Python?</w:t>
      </w:r>
    </w:p>
    <w:p w14:paraId="4C977A4E" w14:textId="0564E7DE" w:rsidR="00AE2A6F" w:rsidRDefault="00ED7CDA" w:rsidP="00AE2A6F">
      <w:pPr>
        <w:rPr>
          <w:lang w:eastAsia="en-IN"/>
        </w:rPr>
      </w:pPr>
      <w:r w:rsidRPr="00ED7CDA">
        <w:rPr>
          <w:lang w:eastAsia="en-IN"/>
        </w:rPr>
        <w:t xml:space="preserve">The </w:t>
      </w:r>
      <w:r w:rsidRPr="00ED7CDA">
        <w:rPr>
          <w:b/>
          <w:bCs/>
          <w:lang w:eastAsia="en-IN"/>
        </w:rPr>
        <w:t>reduce() function</w:t>
      </w:r>
      <w:r w:rsidRPr="00ED7CDA">
        <w:rPr>
          <w:lang w:eastAsia="en-IN"/>
        </w:rPr>
        <w:t xml:space="preserve"> (from the functools module) </w:t>
      </w:r>
      <w:r w:rsidRPr="00ED7CDA">
        <w:rPr>
          <w:b/>
          <w:bCs/>
          <w:lang w:eastAsia="en-IN"/>
        </w:rPr>
        <w:t>applies a function cumulatively</w:t>
      </w:r>
      <w:r w:rsidRPr="00ED7CDA">
        <w:rPr>
          <w:lang w:eastAsia="en-IN"/>
        </w:rPr>
        <w:t xml:space="preserve"> to the items of an iterable, reducing it to a single value</w:t>
      </w:r>
      <w:r>
        <w:rPr>
          <w:lang w:eastAsia="en-IN"/>
        </w:rPr>
        <w:t>.</w:t>
      </w:r>
      <w:r w:rsidR="0081780B">
        <w:rPr>
          <w:lang w:eastAsia="en-IN"/>
        </w:rPr>
        <w:t xml:space="preserve"> It</w:t>
      </w:r>
      <w:r w:rsidR="00E04214">
        <w:rPr>
          <w:lang w:eastAsia="en-IN"/>
        </w:rPr>
        <w:t xml:space="preserve"> performs </w:t>
      </w:r>
      <w:r w:rsidR="00D72C69">
        <w:rPr>
          <w:lang w:eastAsia="en-IN"/>
        </w:rPr>
        <w:t>aggregation</w:t>
      </w:r>
      <w:r w:rsidR="001378EE">
        <w:rPr>
          <w:lang w:eastAsia="en-IN"/>
        </w:rPr>
        <w:t xml:space="preserve"> function like: sum ,product or max.</w:t>
      </w:r>
    </w:p>
    <w:p w14:paraId="5208C25B" w14:textId="77777777" w:rsidR="00753EA9" w:rsidRDefault="00753EA9" w:rsidP="00AE2A6F">
      <w:pPr>
        <w:rPr>
          <w:lang w:eastAsia="en-IN"/>
        </w:rPr>
      </w:pPr>
    </w:p>
    <w:p w14:paraId="75B6BD60" w14:textId="09BDB799" w:rsidR="00A70AF7" w:rsidRDefault="00A70AF7" w:rsidP="005359AF">
      <w:pPr>
        <w:pStyle w:val="Heading3"/>
        <w:rPr>
          <w:lang w:eastAsia="en-IN"/>
        </w:rPr>
      </w:pPr>
      <w:r>
        <w:rPr>
          <w:lang w:eastAsia="en-IN"/>
        </w:rPr>
        <w:t>24.</w:t>
      </w:r>
      <w:r w:rsidR="005359AF" w:rsidRPr="005359AF">
        <w:t xml:space="preserve"> </w:t>
      </w:r>
      <w:r w:rsidR="005359AF" w:rsidRPr="005359AF">
        <w:rPr>
          <w:lang w:eastAsia="en-IN"/>
        </w:rPr>
        <w:t xml:space="preserve">How do you use lambda functions with </w:t>
      </w:r>
      <w:proofErr w:type="gramStart"/>
      <w:r w:rsidR="005359AF" w:rsidRPr="005359AF">
        <w:rPr>
          <w:lang w:eastAsia="en-IN"/>
        </w:rPr>
        <w:t>itertools.accumulate</w:t>
      </w:r>
      <w:proofErr w:type="gramEnd"/>
      <w:r w:rsidR="005359AF" w:rsidRPr="005359AF">
        <w:rPr>
          <w:lang w:eastAsia="en-IN"/>
        </w:rPr>
        <w:t>() in Python?</w:t>
      </w:r>
    </w:p>
    <w:p w14:paraId="610FE8D8" w14:textId="28924AEF" w:rsidR="005359AF" w:rsidRPr="005359AF" w:rsidRDefault="00653D46" w:rsidP="005359AF">
      <w:pPr>
        <w:rPr>
          <w:lang w:eastAsia="en-IN"/>
        </w:rPr>
      </w:pPr>
      <w:r w:rsidRPr="00653D46">
        <w:rPr>
          <w:lang w:eastAsia="en-IN"/>
        </w:rPr>
        <w:t xml:space="preserve">The </w:t>
      </w:r>
      <w:r w:rsidRPr="00653D46">
        <w:rPr>
          <w:b/>
          <w:bCs/>
          <w:lang w:eastAsia="en-IN"/>
        </w:rPr>
        <w:t>itertools.accumulate() function</w:t>
      </w:r>
      <w:r w:rsidRPr="00653D46">
        <w:rPr>
          <w:lang w:eastAsia="en-IN"/>
        </w:rPr>
        <w:t xml:space="preserve"> returns cumulative results of a function applied to the items of an iterable. By default, it sums the items, but we can use a </w:t>
      </w:r>
      <w:r w:rsidRPr="00653D46">
        <w:rPr>
          <w:b/>
          <w:bCs/>
          <w:lang w:eastAsia="en-IN"/>
        </w:rPr>
        <w:t>lambda function</w:t>
      </w:r>
      <w:r w:rsidRPr="00653D46">
        <w:rPr>
          <w:lang w:eastAsia="en-IN"/>
        </w:rPr>
        <w:t xml:space="preserve"> to define custom operations, like multiplication, max, or any binary operation.</w:t>
      </w:r>
    </w:p>
    <w:p w14:paraId="2677E8EA" w14:textId="45F7E7DD" w:rsidR="003C6EC0" w:rsidRDefault="00D06A1B" w:rsidP="0018658E">
      <w:pPr>
        <w:pStyle w:val="Heading3"/>
        <w:rPr>
          <w:lang w:eastAsia="en-IN"/>
        </w:rPr>
      </w:pPr>
      <w:r>
        <w:rPr>
          <w:lang w:eastAsia="en-IN"/>
        </w:rPr>
        <w:t>25</w:t>
      </w:r>
      <w:r w:rsidR="0018658E">
        <w:rPr>
          <w:lang w:eastAsia="en-IN"/>
        </w:rPr>
        <w:t>.</w:t>
      </w:r>
      <w:r w:rsidR="0018658E" w:rsidRPr="0018658E">
        <w:rPr>
          <w:lang w:eastAsia="en-IN"/>
        </w:rPr>
        <w:t xml:space="preserve">What is a recursive function in Python? </w:t>
      </w:r>
    </w:p>
    <w:p w14:paraId="603A0910" w14:textId="77777777" w:rsidR="00DF2F59" w:rsidRDefault="0040233E" w:rsidP="007C0C8C">
      <w:pPr>
        <w:rPr>
          <w:lang w:eastAsia="en-IN"/>
        </w:rPr>
      </w:pPr>
      <w:r w:rsidRPr="0040233E">
        <w:rPr>
          <w:lang w:eastAsia="en-IN"/>
        </w:rPr>
        <w:t xml:space="preserve">A </w:t>
      </w:r>
      <w:r w:rsidRPr="0040233E">
        <w:rPr>
          <w:b/>
          <w:bCs/>
          <w:lang w:eastAsia="en-IN"/>
        </w:rPr>
        <w:t>recursive function</w:t>
      </w:r>
      <w:r w:rsidRPr="0040233E">
        <w:rPr>
          <w:lang w:eastAsia="en-IN"/>
        </w:rPr>
        <w:t xml:space="preserve"> is a function that </w:t>
      </w:r>
      <w:r w:rsidRPr="0040233E">
        <w:rPr>
          <w:b/>
          <w:bCs/>
          <w:lang w:eastAsia="en-IN"/>
        </w:rPr>
        <w:t>calls itself</w:t>
      </w:r>
      <w:r w:rsidRPr="0040233E">
        <w:rPr>
          <w:lang w:eastAsia="en-IN"/>
        </w:rPr>
        <w:t xml:space="preserve"> to solve a smaller version of a problem. It must have a </w:t>
      </w:r>
      <w:r w:rsidRPr="0040233E">
        <w:rPr>
          <w:b/>
          <w:bCs/>
          <w:lang w:eastAsia="en-IN"/>
        </w:rPr>
        <w:t>base case</w:t>
      </w:r>
      <w:r w:rsidRPr="0040233E">
        <w:rPr>
          <w:lang w:eastAsia="en-IN"/>
        </w:rPr>
        <w:t xml:space="preserve"> to stop recursion, otherwise it will run infinitely.</w:t>
      </w:r>
    </w:p>
    <w:p w14:paraId="35C273E8" w14:textId="76F1BD2B" w:rsidR="001E10FD" w:rsidRDefault="00DF2F59" w:rsidP="00A87A4E">
      <w:pPr>
        <w:pStyle w:val="Heading3"/>
        <w:rPr>
          <w:lang w:eastAsia="en-IN"/>
        </w:rPr>
      </w:pPr>
      <w:r>
        <w:rPr>
          <w:lang w:eastAsia="en-IN"/>
        </w:rPr>
        <w:t>26.</w:t>
      </w:r>
      <w:r w:rsidR="007C0C8C" w:rsidRPr="007C0C8C">
        <w:rPr>
          <w:lang w:eastAsia="en-IN"/>
        </w:rPr>
        <w:t xml:space="preserve"> </w:t>
      </w:r>
      <w:r w:rsidR="00A87A4E" w:rsidRPr="00A87A4E">
        <w:rPr>
          <w:lang w:eastAsia="en-IN"/>
        </w:rPr>
        <w:t>What is PIP in Python?</w:t>
      </w:r>
    </w:p>
    <w:p w14:paraId="391AE6AD" w14:textId="490C124D" w:rsidR="00A87A4E" w:rsidRDefault="00A87A4E" w:rsidP="00A87A4E">
      <w:pPr>
        <w:rPr>
          <w:lang w:eastAsia="en-IN"/>
        </w:rPr>
      </w:pPr>
      <w:r w:rsidRPr="00A87A4E">
        <w:rPr>
          <w:b/>
          <w:bCs/>
          <w:lang w:eastAsia="en-IN"/>
        </w:rPr>
        <w:t>PIP</w:t>
      </w:r>
      <w:r w:rsidRPr="00A87A4E">
        <w:rPr>
          <w:lang w:eastAsia="en-IN"/>
        </w:rPr>
        <w:t xml:space="preserve"> stands for </w:t>
      </w:r>
      <w:r w:rsidRPr="00A87A4E">
        <w:rPr>
          <w:i/>
          <w:iCs/>
          <w:lang w:eastAsia="en-IN"/>
        </w:rPr>
        <w:t>Pip Installs Packages</w:t>
      </w:r>
      <w:r w:rsidRPr="00A87A4E">
        <w:rPr>
          <w:lang w:eastAsia="en-IN"/>
        </w:rPr>
        <w:t>.</w:t>
      </w:r>
      <w:r w:rsidRPr="00A87A4E">
        <w:rPr>
          <w:lang w:eastAsia="en-IN"/>
        </w:rPr>
        <w:br/>
        <w:t xml:space="preserve">It is the </w:t>
      </w:r>
      <w:r w:rsidRPr="00A87A4E">
        <w:rPr>
          <w:b/>
          <w:bCs/>
          <w:lang w:eastAsia="en-IN"/>
        </w:rPr>
        <w:t>package manager for Python</w:t>
      </w:r>
      <w:r w:rsidRPr="00A87A4E">
        <w:rPr>
          <w:lang w:eastAsia="en-IN"/>
        </w:rPr>
        <w:t xml:space="preserve"> used to </w:t>
      </w:r>
      <w:r w:rsidRPr="00A87A4E">
        <w:rPr>
          <w:b/>
          <w:bCs/>
          <w:lang w:eastAsia="en-IN"/>
        </w:rPr>
        <w:t>install, upgrade, and manage external libraries</w:t>
      </w:r>
      <w:r w:rsidRPr="00A87A4E">
        <w:rPr>
          <w:lang w:eastAsia="en-IN"/>
        </w:rPr>
        <w:t xml:space="preserve"> from the Python Package Index (PyPI).</w:t>
      </w:r>
    </w:p>
    <w:p w14:paraId="2C77818E" w14:textId="2111728B" w:rsidR="00107577" w:rsidRDefault="00107577" w:rsidP="00107577">
      <w:pPr>
        <w:pStyle w:val="Heading3"/>
        <w:rPr>
          <w:lang w:eastAsia="en-IN"/>
        </w:rPr>
      </w:pPr>
      <w:r>
        <w:rPr>
          <w:lang w:eastAsia="en-IN"/>
        </w:rPr>
        <w:t xml:space="preserve">27. </w:t>
      </w:r>
      <w:r w:rsidRPr="00107577">
        <w:rPr>
          <w:lang w:eastAsia="en-IN"/>
        </w:rPr>
        <w:t>What is NumPy in Python?</w:t>
      </w:r>
    </w:p>
    <w:p w14:paraId="34BAEEAD" w14:textId="296D28D4" w:rsidR="00107577" w:rsidRDefault="00107577" w:rsidP="00107577">
      <w:pPr>
        <w:rPr>
          <w:lang w:eastAsia="en-IN"/>
        </w:rPr>
      </w:pPr>
      <w:r w:rsidRPr="00107577">
        <w:rPr>
          <w:b/>
          <w:bCs/>
          <w:lang w:eastAsia="en-IN"/>
        </w:rPr>
        <w:t>NumPy</w:t>
      </w:r>
      <w:r w:rsidRPr="00107577">
        <w:rPr>
          <w:lang w:eastAsia="en-IN"/>
        </w:rPr>
        <w:t xml:space="preserve"> stands for </w:t>
      </w:r>
      <w:r w:rsidRPr="00107577">
        <w:rPr>
          <w:i/>
          <w:iCs/>
          <w:lang w:eastAsia="en-IN"/>
        </w:rPr>
        <w:t>Numerical Python</w:t>
      </w:r>
      <w:r w:rsidRPr="00107577">
        <w:rPr>
          <w:lang w:eastAsia="en-IN"/>
        </w:rPr>
        <w:t>.</w:t>
      </w:r>
      <w:r w:rsidRPr="00107577">
        <w:rPr>
          <w:lang w:eastAsia="en-IN"/>
        </w:rPr>
        <w:br/>
        <w:t xml:space="preserve">It’s a Python library used for </w:t>
      </w:r>
      <w:r w:rsidRPr="00107577">
        <w:rPr>
          <w:b/>
          <w:bCs/>
          <w:lang w:eastAsia="en-IN"/>
        </w:rPr>
        <w:t>numerical and scientific computing</w:t>
      </w:r>
      <w:r w:rsidRPr="00107577">
        <w:rPr>
          <w:lang w:eastAsia="en-IN"/>
        </w:rPr>
        <w:t>.</w:t>
      </w:r>
      <w:r w:rsidRPr="00107577">
        <w:rPr>
          <w:lang w:eastAsia="en-IN"/>
        </w:rPr>
        <w:br/>
        <w:t xml:space="preserve">It provides </w:t>
      </w:r>
      <w:r w:rsidRPr="00107577">
        <w:rPr>
          <w:b/>
          <w:bCs/>
          <w:lang w:eastAsia="en-IN"/>
        </w:rPr>
        <w:t>multi-dimensional arrays (ndarrays)</w:t>
      </w:r>
      <w:r w:rsidRPr="00107577">
        <w:rPr>
          <w:lang w:eastAsia="en-IN"/>
        </w:rPr>
        <w:t xml:space="preserve"> and supports </w:t>
      </w:r>
      <w:r w:rsidRPr="00107577">
        <w:rPr>
          <w:b/>
          <w:bCs/>
          <w:lang w:eastAsia="en-IN"/>
        </w:rPr>
        <w:t>fast mathematical operations</w:t>
      </w:r>
      <w:r w:rsidRPr="00107577">
        <w:rPr>
          <w:lang w:eastAsia="en-IN"/>
        </w:rPr>
        <w:t>, making it much faster than Python lists.</w:t>
      </w:r>
    </w:p>
    <w:p w14:paraId="6589E442" w14:textId="340FBE06" w:rsidR="00C950E4" w:rsidRPr="00107577" w:rsidRDefault="00C950E4" w:rsidP="00107577">
      <w:pPr>
        <w:rPr>
          <w:lang w:eastAsia="en-IN"/>
        </w:rPr>
      </w:pPr>
      <w:r>
        <w:rPr>
          <w:lang w:eastAsia="en-IN"/>
        </w:rPr>
        <w:t xml:space="preserve"> *        import numpy  as np</w:t>
      </w:r>
    </w:p>
    <w:p w14:paraId="4241E476" w14:textId="6A388E0B" w:rsidR="00A87A4E" w:rsidRDefault="00A87A4E" w:rsidP="00A87A4E">
      <w:pPr>
        <w:pStyle w:val="Heading3"/>
        <w:rPr>
          <w:lang w:eastAsia="en-IN"/>
        </w:rPr>
      </w:pPr>
      <w:r>
        <w:rPr>
          <w:lang w:eastAsia="en-IN"/>
        </w:rPr>
        <w:t>27.</w:t>
      </w:r>
      <w:r w:rsidRPr="00A87A4E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Pr="00A87A4E">
        <w:rPr>
          <w:lang w:eastAsia="en-IN"/>
        </w:rPr>
        <w:t>What is an array in Python?</w:t>
      </w:r>
    </w:p>
    <w:p w14:paraId="2470AD0D" w14:textId="77777777" w:rsidR="00A87A4E" w:rsidRDefault="00A87A4E" w:rsidP="00A87A4E">
      <w:pPr>
        <w:rPr>
          <w:lang w:eastAsia="en-IN"/>
        </w:rPr>
      </w:pPr>
      <w:r w:rsidRPr="00A87A4E">
        <w:rPr>
          <w:lang w:eastAsia="en-IN"/>
        </w:rPr>
        <w:t xml:space="preserve">An </w:t>
      </w:r>
      <w:r w:rsidRPr="00A87A4E">
        <w:rPr>
          <w:b/>
          <w:bCs/>
          <w:lang w:eastAsia="en-IN"/>
        </w:rPr>
        <w:t>array</w:t>
      </w:r>
      <w:r w:rsidRPr="00A87A4E">
        <w:rPr>
          <w:lang w:eastAsia="en-IN"/>
        </w:rPr>
        <w:t xml:space="preserve"> is a </w:t>
      </w:r>
      <w:r w:rsidRPr="00A87A4E">
        <w:rPr>
          <w:b/>
          <w:bCs/>
          <w:lang w:eastAsia="en-IN"/>
        </w:rPr>
        <w:t>collection of elements of the same data type</w:t>
      </w:r>
      <w:r w:rsidRPr="00A87A4E">
        <w:rPr>
          <w:lang w:eastAsia="en-IN"/>
        </w:rPr>
        <w:t xml:space="preserve"> stored in a single variable.</w:t>
      </w:r>
      <w:r w:rsidRPr="00A87A4E">
        <w:rPr>
          <w:lang w:eastAsia="en-IN"/>
        </w:rPr>
        <w:br/>
      </w:r>
      <w:r>
        <w:rPr>
          <w:lang w:eastAsia="en-IN"/>
        </w:rPr>
        <w:t>* The allocation of elements in a memeory sequence manner.</w:t>
      </w:r>
    </w:p>
    <w:p w14:paraId="1813A1AB" w14:textId="012285B9" w:rsidR="00A87A4E" w:rsidRDefault="00A87A4E" w:rsidP="00A87A4E">
      <w:pPr>
        <w:rPr>
          <w:lang w:eastAsia="en-IN"/>
        </w:rPr>
      </w:pPr>
      <w:r>
        <w:rPr>
          <w:lang w:eastAsia="en-IN"/>
        </w:rPr>
        <w:t>*it is similar to list.</w:t>
      </w:r>
    </w:p>
    <w:p w14:paraId="2ED481A5" w14:textId="153B2A4E" w:rsidR="00107577" w:rsidRDefault="00107577" w:rsidP="00C950E4">
      <w:pPr>
        <w:pStyle w:val="Heading3"/>
        <w:rPr>
          <w:lang w:eastAsia="en-IN"/>
        </w:rPr>
      </w:pPr>
      <w:r>
        <w:rPr>
          <w:lang w:eastAsia="en-IN"/>
        </w:rPr>
        <w:t>28.</w:t>
      </w:r>
      <w:r w:rsidR="00C950E4" w:rsidRPr="00C950E4">
        <w:rPr>
          <w:lang w:eastAsia="en-IN"/>
        </w:rPr>
        <w:t>What is a 1D, 2D, or 3D array in Python or NumPy?</w:t>
      </w:r>
    </w:p>
    <w:p w14:paraId="1ED7905F" w14:textId="677DB57F" w:rsidR="00C950E4" w:rsidRPr="00C950E4" w:rsidRDefault="00C950E4" w:rsidP="00C950E4">
      <w:pPr>
        <w:rPr>
          <w:lang w:eastAsia="en-IN"/>
        </w:rPr>
      </w:pPr>
      <w:r w:rsidRPr="00C950E4">
        <w:rPr>
          <w:lang w:eastAsia="en-IN"/>
        </w:rPr>
        <w:t xml:space="preserve">In Python, especially with </w:t>
      </w:r>
      <w:r w:rsidRPr="00C950E4">
        <w:rPr>
          <w:b/>
          <w:bCs/>
          <w:lang w:eastAsia="en-IN"/>
        </w:rPr>
        <w:t>NumPy</w:t>
      </w:r>
      <w:r w:rsidRPr="00C950E4">
        <w:rPr>
          <w:lang w:eastAsia="en-IN"/>
        </w:rPr>
        <w:t>, arrays can have multiple dimensions.</w:t>
      </w:r>
    </w:p>
    <w:p w14:paraId="4ECA4D2D" w14:textId="77777777" w:rsidR="00C950E4" w:rsidRPr="00C950E4" w:rsidRDefault="00C950E4" w:rsidP="00C950E4">
      <w:pPr>
        <w:numPr>
          <w:ilvl w:val="0"/>
          <w:numId w:val="10"/>
        </w:numPr>
        <w:rPr>
          <w:lang w:eastAsia="en-IN"/>
        </w:rPr>
      </w:pPr>
      <w:r w:rsidRPr="00C950E4">
        <w:rPr>
          <w:lang w:eastAsia="en-IN"/>
        </w:rPr>
        <w:t xml:space="preserve">A </w:t>
      </w:r>
      <w:r w:rsidRPr="00C950E4">
        <w:rPr>
          <w:b/>
          <w:bCs/>
          <w:lang w:eastAsia="en-IN"/>
        </w:rPr>
        <w:t>1D array</w:t>
      </w:r>
      <w:r w:rsidRPr="00C950E4">
        <w:rPr>
          <w:lang w:eastAsia="en-IN"/>
        </w:rPr>
        <w:t xml:space="preserve"> is like a simple list of elements.</w:t>
      </w:r>
    </w:p>
    <w:p w14:paraId="41FF87D2" w14:textId="77777777" w:rsidR="00C950E4" w:rsidRPr="00C950E4" w:rsidRDefault="00C950E4" w:rsidP="00C950E4">
      <w:pPr>
        <w:numPr>
          <w:ilvl w:val="0"/>
          <w:numId w:val="10"/>
        </w:numPr>
        <w:rPr>
          <w:lang w:eastAsia="en-IN"/>
        </w:rPr>
      </w:pPr>
      <w:r w:rsidRPr="00C950E4">
        <w:rPr>
          <w:lang w:eastAsia="en-IN"/>
        </w:rPr>
        <w:t xml:space="preserve">A </w:t>
      </w:r>
      <w:r w:rsidRPr="00C950E4">
        <w:rPr>
          <w:b/>
          <w:bCs/>
          <w:lang w:eastAsia="en-IN"/>
        </w:rPr>
        <w:t>2D array</w:t>
      </w:r>
      <w:r w:rsidRPr="00C950E4">
        <w:rPr>
          <w:lang w:eastAsia="en-IN"/>
        </w:rPr>
        <w:t xml:space="preserve"> is like a </w:t>
      </w:r>
      <w:r w:rsidRPr="00C950E4">
        <w:rPr>
          <w:b/>
          <w:bCs/>
          <w:lang w:eastAsia="en-IN"/>
        </w:rPr>
        <w:t>table or matrix</w:t>
      </w:r>
      <w:r w:rsidRPr="00C950E4">
        <w:rPr>
          <w:lang w:eastAsia="en-IN"/>
        </w:rPr>
        <w:t xml:space="preserve"> with rows and columns.</w:t>
      </w:r>
    </w:p>
    <w:p w14:paraId="394015BC" w14:textId="569A7E9A" w:rsidR="00C950E4" w:rsidRDefault="00C950E4" w:rsidP="00C950E4">
      <w:pPr>
        <w:numPr>
          <w:ilvl w:val="0"/>
          <w:numId w:val="10"/>
        </w:numPr>
        <w:rPr>
          <w:lang w:eastAsia="en-IN"/>
        </w:rPr>
      </w:pPr>
      <w:r w:rsidRPr="00C950E4">
        <w:rPr>
          <w:lang w:eastAsia="en-IN"/>
        </w:rPr>
        <w:t xml:space="preserve">A </w:t>
      </w:r>
      <w:r w:rsidRPr="00C950E4">
        <w:rPr>
          <w:b/>
          <w:bCs/>
          <w:lang w:eastAsia="en-IN"/>
        </w:rPr>
        <w:t>3D array</w:t>
      </w:r>
      <w:r w:rsidRPr="00C950E4">
        <w:rPr>
          <w:lang w:eastAsia="en-IN"/>
        </w:rPr>
        <w:t xml:space="preserve"> is like a </w:t>
      </w:r>
      <w:r w:rsidRPr="00C950E4">
        <w:rPr>
          <w:b/>
          <w:bCs/>
          <w:lang w:eastAsia="en-IN"/>
        </w:rPr>
        <w:t>cube of numbers</w:t>
      </w:r>
      <w:r w:rsidRPr="00C950E4">
        <w:rPr>
          <w:lang w:eastAsia="en-IN"/>
        </w:rPr>
        <w:t xml:space="preserve"> — an array of 2D matrices.</w:t>
      </w:r>
    </w:p>
    <w:p w14:paraId="4AD85D58" w14:textId="77777777" w:rsidR="00C950E4" w:rsidRPr="00C950E4" w:rsidRDefault="00C950E4" w:rsidP="00C950E4">
      <w:pPr>
        <w:rPr>
          <w:lang w:eastAsia="en-IN"/>
        </w:rPr>
      </w:pPr>
    </w:p>
    <w:p w14:paraId="6E182AFE" w14:textId="77777777" w:rsidR="00107577" w:rsidRPr="00A87A4E" w:rsidRDefault="00107577" w:rsidP="00A87A4E">
      <w:pPr>
        <w:rPr>
          <w:lang w:eastAsia="en-IN"/>
        </w:rPr>
      </w:pPr>
    </w:p>
    <w:p w14:paraId="37B5B319" w14:textId="0F3914A0" w:rsidR="00635745" w:rsidRPr="00635745" w:rsidRDefault="00635745" w:rsidP="007F3FB2"/>
    <w:sectPr w:rsidR="00635745" w:rsidRPr="00635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5DA6"/>
    <w:multiLevelType w:val="hybridMultilevel"/>
    <w:tmpl w:val="4434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05478B"/>
    <w:multiLevelType w:val="multilevel"/>
    <w:tmpl w:val="E9DE9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5016B0"/>
    <w:multiLevelType w:val="hybridMultilevel"/>
    <w:tmpl w:val="17322F0C"/>
    <w:lvl w:ilvl="0" w:tplc="2B14205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84FCD"/>
    <w:multiLevelType w:val="multilevel"/>
    <w:tmpl w:val="88E8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660C6"/>
    <w:multiLevelType w:val="hybridMultilevel"/>
    <w:tmpl w:val="4E520AAE"/>
    <w:lvl w:ilvl="0" w:tplc="F434FB0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295700"/>
    <w:multiLevelType w:val="multilevel"/>
    <w:tmpl w:val="AF2C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73BD5"/>
    <w:multiLevelType w:val="multilevel"/>
    <w:tmpl w:val="223C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EF3038"/>
    <w:multiLevelType w:val="multilevel"/>
    <w:tmpl w:val="1E5C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40513"/>
    <w:multiLevelType w:val="hybridMultilevel"/>
    <w:tmpl w:val="8B26CEB8"/>
    <w:lvl w:ilvl="0" w:tplc="B13CBC12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0212F1"/>
    <w:multiLevelType w:val="hybridMultilevel"/>
    <w:tmpl w:val="349A7062"/>
    <w:lvl w:ilvl="0" w:tplc="9F24CA6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066749">
    <w:abstractNumId w:val="9"/>
  </w:num>
  <w:num w:numId="2" w16cid:durableId="525338633">
    <w:abstractNumId w:val="4"/>
  </w:num>
  <w:num w:numId="3" w16cid:durableId="1464352689">
    <w:abstractNumId w:val="0"/>
  </w:num>
  <w:num w:numId="4" w16cid:durableId="928200073">
    <w:abstractNumId w:val="2"/>
  </w:num>
  <w:num w:numId="5" w16cid:durableId="1096318788">
    <w:abstractNumId w:val="6"/>
  </w:num>
  <w:num w:numId="6" w16cid:durableId="929777637">
    <w:abstractNumId w:val="8"/>
  </w:num>
  <w:num w:numId="7" w16cid:durableId="1763918642">
    <w:abstractNumId w:val="1"/>
  </w:num>
  <w:num w:numId="8" w16cid:durableId="762266345">
    <w:abstractNumId w:val="3"/>
  </w:num>
  <w:num w:numId="9" w16cid:durableId="1965229877">
    <w:abstractNumId w:val="7"/>
  </w:num>
  <w:num w:numId="10" w16cid:durableId="12441453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915"/>
    <w:rsid w:val="00014686"/>
    <w:rsid w:val="00085E74"/>
    <w:rsid w:val="00097753"/>
    <w:rsid w:val="000F2711"/>
    <w:rsid w:val="000F5B12"/>
    <w:rsid w:val="00107577"/>
    <w:rsid w:val="00121F74"/>
    <w:rsid w:val="001378EE"/>
    <w:rsid w:val="00151A3B"/>
    <w:rsid w:val="00151EB9"/>
    <w:rsid w:val="00153064"/>
    <w:rsid w:val="00162AA2"/>
    <w:rsid w:val="0018658E"/>
    <w:rsid w:val="001C3FF4"/>
    <w:rsid w:val="001E10FD"/>
    <w:rsid w:val="0021242B"/>
    <w:rsid w:val="0025667E"/>
    <w:rsid w:val="00263EA4"/>
    <w:rsid w:val="00272004"/>
    <w:rsid w:val="00292284"/>
    <w:rsid w:val="002B6AA2"/>
    <w:rsid w:val="002C563E"/>
    <w:rsid w:val="002E00FA"/>
    <w:rsid w:val="002E1A09"/>
    <w:rsid w:val="0033413E"/>
    <w:rsid w:val="003469B9"/>
    <w:rsid w:val="00347EAA"/>
    <w:rsid w:val="00352AFF"/>
    <w:rsid w:val="0036274C"/>
    <w:rsid w:val="0037756D"/>
    <w:rsid w:val="003A657A"/>
    <w:rsid w:val="003C2D18"/>
    <w:rsid w:val="003C6EC0"/>
    <w:rsid w:val="003E557F"/>
    <w:rsid w:val="003E69F8"/>
    <w:rsid w:val="0040233E"/>
    <w:rsid w:val="00410F4E"/>
    <w:rsid w:val="00440865"/>
    <w:rsid w:val="00446B17"/>
    <w:rsid w:val="00450426"/>
    <w:rsid w:val="00490480"/>
    <w:rsid w:val="004D1742"/>
    <w:rsid w:val="004D7567"/>
    <w:rsid w:val="0050178F"/>
    <w:rsid w:val="0052471F"/>
    <w:rsid w:val="005359AF"/>
    <w:rsid w:val="0059164F"/>
    <w:rsid w:val="00592535"/>
    <w:rsid w:val="005F4E3B"/>
    <w:rsid w:val="006102D5"/>
    <w:rsid w:val="00611C43"/>
    <w:rsid w:val="00614D3C"/>
    <w:rsid w:val="00623069"/>
    <w:rsid w:val="00635745"/>
    <w:rsid w:val="00653D46"/>
    <w:rsid w:val="00676576"/>
    <w:rsid w:val="00753EA9"/>
    <w:rsid w:val="007C0C8C"/>
    <w:rsid w:val="007E2AE8"/>
    <w:rsid w:val="007F3FB2"/>
    <w:rsid w:val="007F6C4E"/>
    <w:rsid w:val="0080232D"/>
    <w:rsid w:val="0081780B"/>
    <w:rsid w:val="00861B08"/>
    <w:rsid w:val="00874C67"/>
    <w:rsid w:val="008B7244"/>
    <w:rsid w:val="008C17EE"/>
    <w:rsid w:val="008C3EBE"/>
    <w:rsid w:val="008D3024"/>
    <w:rsid w:val="00927196"/>
    <w:rsid w:val="00955462"/>
    <w:rsid w:val="009559B8"/>
    <w:rsid w:val="00967C93"/>
    <w:rsid w:val="0098343E"/>
    <w:rsid w:val="009927EF"/>
    <w:rsid w:val="009B4905"/>
    <w:rsid w:val="009C1EC5"/>
    <w:rsid w:val="009D1B94"/>
    <w:rsid w:val="009D5F8C"/>
    <w:rsid w:val="009F14F1"/>
    <w:rsid w:val="00A06915"/>
    <w:rsid w:val="00A13E3C"/>
    <w:rsid w:val="00A15ADA"/>
    <w:rsid w:val="00A3117E"/>
    <w:rsid w:val="00A359C3"/>
    <w:rsid w:val="00A70AF7"/>
    <w:rsid w:val="00A84663"/>
    <w:rsid w:val="00A87A4E"/>
    <w:rsid w:val="00AB4C22"/>
    <w:rsid w:val="00AB4E5F"/>
    <w:rsid w:val="00AE2A6F"/>
    <w:rsid w:val="00AF1BF5"/>
    <w:rsid w:val="00AF67CB"/>
    <w:rsid w:val="00B2278C"/>
    <w:rsid w:val="00B3232F"/>
    <w:rsid w:val="00B36FA8"/>
    <w:rsid w:val="00B45AE9"/>
    <w:rsid w:val="00B80097"/>
    <w:rsid w:val="00B84146"/>
    <w:rsid w:val="00C14940"/>
    <w:rsid w:val="00C15346"/>
    <w:rsid w:val="00C21C4B"/>
    <w:rsid w:val="00C31F0D"/>
    <w:rsid w:val="00C46B96"/>
    <w:rsid w:val="00C65C0E"/>
    <w:rsid w:val="00C65CFF"/>
    <w:rsid w:val="00C77BA5"/>
    <w:rsid w:val="00C950E4"/>
    <w:rsid w:val="00CA0E42"/>
    <w:rsid w:val="00CB18B0"/>
    <w:rsid w:val="00CB68C1"/>
    <w:rsid w:val="00CD4A60"/>
    <w:rsid w:val="00D06A1B"/>
    <w:rsid w:val="00D14C9F"/>
    <w:rsid w:val="00D3083D"/>
    <w:rsid w:val="00D33007"/>
    <w:rsid w:val="00D346ED"/>
    <w:rsid w:val="00D544E5"/>
    <w:rsid w:val="00D60618"/>
    <w:rsid w:val="00D632C6"/>
    <w:rsid w:val="00D72C69"/>
    <w:rsid w:val="00D760DF"/>
    <w:rsid w:val="00D86D82"/>
    <w:rsid w:val="00D92741"/>
    <w:rsid w:val="00D939B6"/>
    <w:rsid w:val="00DA19AE"/>
    <w:rsid w:val="00DA4621"/>
    <w:rsid w:val="00DF2F59"/>
    <w:rsid w:val="00E04214"/>
    <w:rsid w:val="00E279E0"/>
    <w:rsid w:val="00E326AF"/>
    <w:rsid w:val="00E34052"/>
    <w:rsid w:val="00E35350"/>
    <w:rsid w:val="00E53485"/>
    <w:rsid w:val="00E660E7"/>
    <w:rsid w:val="00E761F6"/>
    <w:rsid w:val="00E968AA"/>
    <w:rsid w:val="00ED7CDA"/>
    <w:rsid w:val="00ED7F2E"/>
    <w:rsid w:val="00EF6107"/>
    <w:rsid w:val="00F070B5"/>
    <w:rsid w:val="00F15A7D"/>
    <w:rsid w:val="00F2016B"/>
    <w:rsid w:val="00F57DE2"/>
    <w:rsid w:val="00FB368A"/>
    <w:rsid w:val="00FB7F79"/>
    <w:rsid w:val="00FC1B02"/>
    <w:rsid w:val="00FD4C26"/>
    <w:rsid w:val="00FF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0A484"/>
  <w15:chartTrackingRefBased/>
  <w15:docId w15:val="{C05A23D3-DB5A-499B-B2CA-AAB0E7FA7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6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6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6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06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6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6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6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06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9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3FB2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308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1223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Srujith burra</dc:creator>
  <cp:keywords/>
  <dc:description/>
  <cp:lastModifiedBy>Srujith burra</cp:lastModifiedBy>
  <cp:revision>2</cp:revision>
  <dcterms:created xsi:type="dcterms:W3CDTF">2026-07-29T14:11:00Z</dcterms:created>
  <dcterms:modified xsi:type="dcterms:W3CDTF">2026-07-29T14:11:00Z</dcterms:modified>
</cp:coreProperties>
</file>